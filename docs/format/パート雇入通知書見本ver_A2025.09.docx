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29"/>
        <w:gridCol w:w="8573"/>
      </w:tblGrid>
      <w:tr w:rsidR="00853397" w:rsidRPr="00384F04" w14:paraId="26C78ACA" w14:textId="77777777" w:rsidTr="002528A0">
        <w:trPr>
          <w:trHeight w:val="2405"/>
        </w:trPr>
        <w:tc>
          <w:tcPr>
            <w:tcW w:w="10302" w:type="dxa"/>
            <w:gridSpan w:val="2"/>
            <w:tcBorders>
              <w:bottom w:val="single" w:sz="4" w:space="0" w:color="auto"/>
            </w:tcBorders>
          </w:tcPr>
          <w:p w14:paraId="21241D69" w14:textId="77777777" w:rsidR="00853397" w:rsidRPr="00384F04" w:rsidRDefault="00853397" w:rsidP="002528A0">
            <w:pPr>
              <w:jc w:val="center"/>
              <w:rPr>
                <w:bCs/>
                <w:w w:val="150"/>
                <w:sz w:val="28"/>
              </w:rPr>
            </w:pPr>
            <w:r w:rsidRPr="00384F04">
              <w:rPr>
                <w:rFonts w:hint="eastAsia"/>
                <w:bCs/>
                <w:w w:val="150"/>
                <w:sz w:val="28"/>
              </w:rPr>
              <w:t>雇用</w:t>
            </w:r>
            <w:commentRangeStart w:id="0"/>
            <w:r w:rsidRPr="00384F04">
              <w:rPr>
                <w:rFonts w:hint="eastAsia"/>
                <w:bCs/>
                <w:w w:val="150"/>
                <w:sz w:val="28"/>
              </w:rPr>
              <w:t>契約書</w:t>
            </w:r>
            <w:commentRangeEnd w:id="0"/>
            <w:r w:rsidR="00190E3C">
              <w:rPr>
                <w:rStyle w:val="ac"/>
              </w:rPr>
              <w:commentReference w:id="0"/>
            </w:r>
          </w:p>
          <w:p w14:paraId="0189109A" w14:textId="77777777" w:rsidR="00853397" w:rsidRPr="00384F04" w:rsidRDefault="00853397" w:rsidP="002528A0">
            <w:pPr>
              <w:wordWrap w:val="0"/>
              <w:jc w:val="right"/>
              <w:rPr>
                <w:bCs/>
              </w:rPr>
            </w:pPr>
            <w:r w:rsidRPr="00384F04">
              <w:rPr>
                <w:rFonts w:hint="eastAsia"/>
                <w:bCs/>
              </w:rPr>
              <w:t xml:space="preserve">　　年　　月　　日</w:t>
            </w:r>
          </w:p>
          <w:p w14:paraId="024E940E" w14:textId="77777777" w:rsidR="00853397" w:rsidRPr="00384F04" w:rsidRDefault="00853397" w:rsidP="002528A0">
            <w:pPr>
              <w:rPr>
                <w:bCs/>
                <w:w w:val="150"/>
                <w:sz w:val="24"/>
                <w:u w:val="single"/>
              </w:rPr>
            </w:pPr>
            <w:r w:rsidRPr="00384F04">
              <w:rPr>
                <w:rFonts w:hint="eastAsia"/>
                <w:bCs/>
                <w:w w:val="150"/>
                <w:sz w:val="24"/>
                <w:u w:val="single"/>
              </w:rPr>
              <w:t xml:space="preserve">　　　　　　　殿</w:t>
            </w:r>
          </w:p>
          <w:p w14:paraId="52193170" w14:textId="77777777" w:rsidR="00483CCE" w:rsidRDefault="00483CCE" w:rsidP="00483CCE">
            <w:pPr>
              <w:wordWrap w:val="0"/>
              <w:jc w:val="right"/>
              <w:rPr>
                <w:color w:val="FF0000"/>
                <w:lang w:eastAsia="zh-TW"/>
              </w:rPr>
            </w:pPr>
            <w:r>
              <w:rPr>
                <w:rFonts w:hint="eastAsia"/>
                <w:color w:val="FF0000"/>
                <w:lang w:eastAsia="zh-TW"/>
              </w:rPr>
              <w:t>東京都新宿区西新宿二丁目１番１号</w:t>
            </w:r>
          </w:p>
          <w:p w14:paraId="2B8A7B71" w14:textId="77777777" w:rsidR="00483CCE" w:rsidRDefault="00483CCE" w:rsidP="00483CCE">
            <w:pPr>
              <w:wordWrap w:val="0"/>
              <w:jc w:val="right"/>
              <w:rPr>
                <w:color w:val="FF0000"/>
                <w:lang w:eastAsia="zh-TW"/>
              </w:rPr>
            </w:pPr>
            <w:r>
              <w:rPr>
                <w:rFonts w:hint="eastAsia"/>
                <w:color w:val="FF0000"/>
                <w:lang w:eastAsia="zh-TW"/>
              </w:rPr>
              <w:t>新宿三井ビルディング</w:t>
            </w:r>
            <w:r>
              <w:rPr>
                <w:color w:val="FF0000"/>
                <w:lang w:eastAsia="zh-TW"/>
              </w:rPr>
              <w:t>32F</w:t>
            </w:r>
          </w:p>
          <w:p w14:paraId="7AAE6B26" w14:textId="77777777" w:rsidR="00483CCE" w:rsidRDefault="00483CCE" w:rsidP="00483CCE">
            <w:pPr>
              <w:ind w:firstLineChars="2900" w:firstLine="6090"/>
              <w:rPr>
                <w:color w:val="FF0000"/>
              </w:rPr>
            </w:pPr>
            <w:r>
              <w:rPr>
                <w:rFonts w:hint="eastAsia"/>
                <w:color w:val="FF0000"/>
                <w:lang w:eastAsia="zh-TW"/>
              </w:rPr>
              <w:t>システムズ・デザイン株式会社　東京本社</w:t>
            </w:r>
          </w:p>
          <w:p w14:paraId="13559CBC" w14:textId="3ED0249B" w:rsidR="00853397" w:rsidRPr="00384F04" w:rsidRDefault="00853397" w:rsidP="002528A0">
            <w:pPr>
              <w:jc w:val="center"/>
              <w:rPr>
                <w:bCs/>
              </w:rPr>
            </w:pPr>
            <w:r w:rsidRPr="00384F04">
              <w:rPr>
                <w:rFonts w:hint="eastAsia"/>
                <w:bCs/>
              </w:rPr>
              <w:t xml:space="preserve">　　　　　　　　　　　　　　　　　　　　　　　</w:t>
            </w:r>
          </w:p>
          <w:p w14:paraId="566A8C25" w14:textId="77777777" w:rsidR="00853397" w:rsidRPr="00384F04" w:rsidRDefault="00853397" w:rsidP="002528A0">
            <w:pPr>
              <w:jc w:val="right"/>
              <w:rPr>
                <w:bCs/>
                <w:lang w:eastAsia="zh-TW"/>
              </w:rPr>
            </w:pPr>
            <w:r w:rsidRPr="00384F04">
              <w:rPr>
                <w:rFonts w:hint="eastAsia"/>
                <w:bCs/>
                <w:lang w:eastAsia="zh-TW"/>
              </w:rPr>
              <w:t xml:space="preserve">　　　　　　　　　　　　　　　　　　　　　　　　　　事業部長　　　　　　印</w:t>
            </w:r>
          </w:p>
          <w:p w14:paraId="508F5BF4" w14:textId="77777777" w:rsidR="00853397" w:rsidRPr="00384F04" w:rsidRDefault="00853397" w:rsidP="002528A0">
            <w:pPr>
              <w:rPr>
                <w:bCs/>
              </w:rPr>
            </w:pPr>
            <w:r w:rsidRPr="00384F04">
              <w:rPr>
                <w:rFonts w:hint="eastAsia"/>
                <w:bCs/>
              </w:rPr>
              <w:t>あなたを採用するに当たっての労働条件は、次のとおりです。</w:t>
            </w:r>
          </w:p>
        </w:tc>
      </w:tr>
      <w:tr w:rsidR="00853397" w:rsidRPr="00384F04" w14:paraId="30A7492D" w14:textId="77777777" w:rsidTr="002528A0">
        <w:trPr>
          <w:trHeight w:val="43"/>
        </w:trPr>
        <w:tc>
          <w:tcPr>
            <w:tcW w:w="17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4377B" w14:textId="77777777" w:rsidR="00853397" w:rsidRPr="00384F04" w:rsidRDefault="00853397" w:rsidP="002528A0">
            <w:pPr>
              <w:jc w:val="center"/>
              <w:rPr>
                <w:bCs/>
                <w:sz w:val="20"/>
              </w:rPr>
            </w:pPr>
            <w:r w:rsidRPr="00384F04">
              <w:rPr>
                <w:rFonts w:hint="eastAsia"/>
                <w:bCs/>
                <w:sz w:val="20"/>
              </w:rPr>
              <w:t>雇用期間</w:t>
            </w:r>
          </w:p>
        </w:tc>
        <w:tc>
          <w:tcPr>
            <w:tcW w:w="8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8714A32" w14:textId="44A78FC5" w:rsidR="00853397" w:rsidRPr="00384F04" w:rsidRDefault="00853397" w:rsidP="002528A0">
            <w:pPr>
              <w:ind w:left="184"/>
              <w:rPr>
                <w:bCs/>
                <w:sz w:val="20"/>
              </w:rPr>
            </w:pPr>
            <w:r w:rsidRPr="00384F04">
              <w:rPr>
                <w:rFonts w:hint="eastAsia"/>
                <w:bCs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9CB97E9" wp14:editId="6F08EE36">
                      <wp:simplePos x="0" y="0"/>
                      <wp:positionH relativeFrom="column">
                        <wp:posOffset>1572895</wp:posOffset>
                      </wp:positionH>
                      <wp:positionV relativeFrom="paragraph">
                        <wp:posOffset>119380</wp:posOffset>
                      </wp:positionV>
                      <wp:extent cx="219075" cy="200025"/>
                      <wp:effectExtent l="16510" t="18415" r="31115" b="38735"/>
                      <wp:wrapNone/>
                      <wp:docPr id="169495009" name="楕円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9075" cy="200025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000000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74295" tIns="8890" rIns="74295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E3C0FFF" id="楕円 4" o:spid="_x0000_s1026" style="position:absolute;margin-left:123.85pt;margin-top:9.4pt;width:17.25pt;height:1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xbUTQIAAIgEAAAOAAAAZHJzL2Uyb0RvYy54bWysVNtu2zAMfR+wfxD0vtpJlyYx4hRFug4D&#10;uguQDXtWJNkWJosapcTpvn6Ucmm2vg1LAIEURfIcXry43feW7TQGA67mo6uSM+0kKOPamn/7+vBm&#10;xlmIwilhwemaP+nAb5evXy0GX+kxdGCVRkZBXKgGX/MuRl8VRZCd7kW4Aq8dGRvAXkRSsS0UioGi&#10;97YYl+VNMQAqjyB1CHR7fzDyZY7fNFrGz00TdGS25oQt5hPzuUlnsVyIqkXhOyOPMMQ/oOiFcZT0&#10;HOpeRMG2aF6E6o1ECNDEKwl9AU1jpM4ciM2o/IvNuhNeZy5UnODPZQr/L6z8tFv7L5igB/8I8kdg&#10;DladcK2+Q4Sh00JRulEqVDH4UJ0dkhLIlW2Gj6CotWIbIddg32CfAhI7ts+lfjqXWu8jk3Q5Hs3L&#10;6YQzSSbqYzme5AyiOjl7DPG9hp4loebaWuNDKoaoxO4xxIRHVKdX6drBg7E2N9Q6NhDoeTkps0cA&#10;a1SyZp7YblYW2U6kmci/Y+4/niFsncrRUg3eHeUojD3IlN26FE/nMSNISYFt1Lju1MCUSbjHs+s5&#10;rYAyNHPXs/KmnE85E7alZZEROUOI303scqdTkV4AnD6k/4G39Z04wJ4k2CfUBz65Huf0WbtAlnuX&#10;2pU2I1QbUE/UOsqekqYFJqED/MXZQMtQ8/BzK1BzZj84av/07XhOzYpZmc3m5IKXhs2FQThJgWoe&#10;iWcWV/Gwb1uPpu0ozyizcXBHA9OY3MlnTMcxo3HPFI6rmfbpUs+vnj8gy98AAAD//wMAUEsDBBQA&#10;BgAIAAAAIQCUW5L84QAAAAkBAAAPAAAAZHJzL2Rvd25yZXYueG1sTI/BTsMwEETvSPyDtUjcqIMp&#10;bQhxKtSqEi2nlkpwdJMliYjXIXbSwNd3OcFxNU+zb9LFaBsxYOdrRxpuJxEIpNwVNZUaDq/rmxiE&#10;D4YK0zhCDd/oYZFdXqQmKdyJdjjsQym4hHxiNFQhtImUPq/QGj9xLRJnH66zJvDZlbLozInLbSNV&#10;FM2kNTXxh8q0uKww/9z3VsNutlptl2/vm/VDv3356n+eN8NhqvX11fj0CCLgGP5g+NVndcjY6eh6&#10;KrxoNKjpfM4oBzFPYEDFSoE4ariP7kBmqfy/IDsDAAD//wMAUEsBAi0AFAAGAAgAAAAhALaDOJL+&#10;AAAA4QEAABMAAAAAAAAAAAAAAAAAAAAAAFtDb250ZW50X1R5cGVzXS54bWxQSwECLQAUAAYACAAA&#10;ACEAOP0h/9YAAACUAQAACwAAAAAAAAAAAAAAAAAvAQAAX3JlbHMvLnJlbHNQSwECLQAUAAYACAAA&#10;ACEAV1MW1E0CAACIBAAADgAAAAAAAAAAAAAAAAAuAgAAZHJzL2Uyb0RvYy54bWxQSwECLQAUAAYA&#10;CAAAACEAlFuS/OEAAAAJAQAADwAAAAAAAAAAAAAAAACnBAAAZHJzL2Rvd25yZXYueG1sUEsFBgAA&#10;AAAEAAQA8wAAALUFAAAAAA==&#10;" filled="f" fillcolor="black" strokeweight="1.5pt">
                      <v:shadow on="t" color="#7f7f7f" opacity=".5" offset="1pt"/>
                      <v:textbox inset="5.85pt,.7pt,5.85pt,.7pt"/>
                    </v:oval>
                  </w:pict>
                </mc:Fallback>
              </mc:AlternateContent>
            </w:r>
            <w:r w:rsidRPr="00384F04">
              <w:rPr>
                <w:rFonts w:hint="eastAsia"/>
                <w:bCs/>
                <w:sz w:val="20"/>
              </w:rPr>
              <w:t>期間の定め有り　　　（　　年　　月</w:t>
            </w:r>
            <w:r w:rsidRPr="00384F04">
              <w:rPr>
                <w:rFonts w:hint="eastAsia"/>
                <w:bCs/>
                <w:sz w:val="20"/>
              </w:rPr>
              <w:t xml:space="preserve"> </w:t>
            </w:r>
            <w:r w:rsidRPr="00384F04">
              <w:rPr>
                <w:rFonts w:hint="eastAsia"/>
                <w:bCs/>
                <w:sz w:val="20"/>
              </w:rPr>
              <w:t xml:space="preserve">　日から　　　年　　月　　日迄）　　　</w:t>
            </w:r>
          </w:p>
          <w:p w14:paraId="4D3811D7" w14:textId="77777777" w:rsidR="00853397" w:rsidRPr="00253B3C" w:rsidRDefault="00853397" w:rsidP="002528A0">
            <w:pPr>
              <w:ind w:leftChars="87" w:left="183"/>
              <w:rPr>
                <w:b/>
                <w:color w:val="0070C0"/>
                <w:sz w:val="20"/>
              </w:rPr>
            </w:pPr>
            <w:r w:rsidRPr="00384F04">
              <w:rPr>
                <w:rFonts w:hint="eastAsia"/>
                <w:bCs/>
                <w:sz w:val="20"/>
              </w:rPr>
              <w:t xml:space="preserve">契約更新の有無　　　有　・　無　</w:t>
            </w:r>
            <w:r w:rsidRPr="00253B3C">
              <w:rPr>
                <w:rFonts w:hint="eastAsia"/>
                <w:b/>
                <w:color w:val="0070C0"/>
                <w:sz w:val="20"/>
              </w:rPr>
              <w:t>（どちらかに○をしてください。）</w:t>
            </w:r>
          </w:p>
          <w:p w14:paraId="7B114F5A" w14:textId="77777777" w:rsidR="00853397" w:rsidRPr="00253B3C" w:rsidRDefault="00853397" w:rsidP="002528A0">
            <w:pPr>
              <w:ind w:leftChars="87" w:left="183"/>
              <w:rPr>
                <w:b/>
                <w:color w:val="0070C0"/>
                <w:sz w:val="20"/>
              </w:rPr>
            </w:pPr>
            <w:r w:rsidRPr="00253B3C">
              <w:rPr>
                <w:rFonts w:hint="eastAsia"/>
                <w:b/>
                <w:color w:val="0070C0"/>
                <w:sz w:val="20"/>
              </w:rPr>
              <w:t>（上記期間以降の契約更新が、確実に無い場合のみ、無に○）</w:t>
            </w:r>
          </w:p>
          <w:p w14:paraId="621E1F43" w14:textId="77777777" w:rsidR="00853397" w:rsidRPr="00253B3C" w:rsidRDefault="00853397" w:rsidP="002528A0">
            <w:pPr>
              <w:ind w:leftChars="87" w:left="183"/>
              <w:rPr>
                <w:b/>
                <w:color w:val="0070C0"/>
                <w:sz w:val="20"/>
              </w:rPr>
            </w:pPr>
            <w:r w:rsidRPr="00253B3C">
              <w:rPr>
                <w:rFonts w:hint="eastAsia"/>
                <w:b/>
                <w:color w:val="0070C0"/>
                <w:sz w:val="20"/>
              </w:rPr>
              <w:t>（契約更新の可能性がある場合は、有に○）</w:t>
            </w:r>
          </w:p>
          <w:p w14:paraId="38A23903" w14:textId="77777777" w:rsidR="00853397" w:rsidRPr="00253B3C" w:rsidRDefault="00853397" w:rsidP="002528A0">
            <w:pPr>
              <w:ind w:leftChars="87" w:left="183"/>
              <w:rPr>
                <w:b/>
                <w:color w:val="0070C0"/>
                <w:sz w:val="20"/>
              </w:rPr>
            </w:pPr>
            <w:r w:rsidRPr="00253B3C">
              <w:rPr>
                <w:rFonts w:hint="eastAsia"/>
                <w:b/>
                <w:color w:val="0070C0"/>
                <w:sz w:val="20"/>
              </w:rPr>
              <w:t>↓契約更新　有に○をした場合は以下を入れる。</w:t>
            </w:r>
          </w:p>
          <w:p w14:paraId="4272029A" w14:textId="77777777" w:rsidR="00853397" w:rsidRPr="00384F04" w:rsidRDefault="00853397" w:rsidP="002528A0">
            <w:pPr>
              <w:ind w:leftChars="87" w:left="183"/>
              <w:rPr>
                <w:bCs/>
                <w:sz w:val="20"/>
              </w:rPr>
            </w:pPr>
            <w:r w:rsidRPr="00384F04">
              <w:rPr>
                <w:rFonts w:hint="eastAsia"/>
                <w:bCs/>
                <w:sz w:val="20"/>
              </w:rPr>
              <w:t>（更新する場合が有り、更新時は再度雇用契約書を交わす）</w:t>
            </w:r>
          </w:p>
          <w:p w14:paraId="2ADAB7F8" w14:textId="77777777" w:rsidR="00853397" w:rsidRPr="00253B3C" w:rsidRDefault="00853397" w:rsidP="002528A0">
            <w:pPr>
              <w:ind w:leftChars="87" w:left="183"/>
              <w:rPr>
                <w:b/>
                <w:color w:val="0070C0"/>
                <w:sz w:val="20"/>
              </w:rPr>
            </w:pPr>
            <w:r w:rsidRPr="00253B3C">
              <w:rPr>
                <w:rFonts w:hint="eastAsia"/>
                <w:b/>
                <w:color w:val="0070C0"/>
                <w:sz w:val="20"/>
              </w:rPr>
              <w:t>更新の場合有りのみだと、短時間適用拡大要件の</w:t>
            </w:r>
            <w:r w:rsidRPr="00253B3C">
              <w:rPr>
                <w:rFonts w:hint="eastAsia"/>
                <w:b/>
                <w:color w:val="0070C0"/>
                <w:sz w:val="20"/>
              </w:rPr>
              <w:t>1</w:t>
            </w:r>
            <w:r w:rsidRPr="00253B3C">
              <w:rPr>
                <w:rFonts w:hint="eastAsia"/>
                <w:b/>
                <w:color w:val="0070C0"/>
                <w:sz w:val="20"/>
              </w:rPr>
              <w:t>年以上の雇用見込に当てはまる。</w:t>
            </w:r>
            <w:r w:rsidRPr="00253B3C">
              <w:rPr>
                <w:rFonts w:hint="eastAsia"/>
                <w:b/>
                <w:color w:val="0070C0"/>
                <w:sz w:val="20"/>
              </w:rPr>
              <w:t>1</w:t>
            </w:r>
            <w:r w:rsidRPr="00253B3C">
              <w:rPr>
                <w:rFonts w:hint="eastAsia"/>
                <w:b/>
                <w:color w:val="0070C0"/>
                <w:sz w:val="20"/>
              </w:rPr>
              <w:t>年以内に確実に契約終了する場合は、</w:t>
            </w:r>
            <w:r w:rsidRPr="00253B3C">
              <w:rPr>
                <w:rFonts w:hint="eastAsia"/>
                <w:b/>
                <w:color w:val="0070C0"/>
                <w:sz w:val="20"/>
                <w:u w:val="single"/>
              </w:rPr>
              <w:t>「最大○年○月○日迄とする」</w:t>
            </w:r>
            <w:r w:rsidRPr="00253B3C">
              <w:rPr>
                <w:rFonts w:hint="eastAsia"/>
                <w:b/>
                <w:color w:val="0070C0"/>
                <w:sz w:val="20"/>
              </w:rPr>
              <w:t>を入れる）</w:t>
            </w:r>
          </w:p>
          <w:p w14:paraId="23D07FC2" w14:textId="77777777" w:rsidR="00853397" w:rsidRPr="00384F04" w:rsidRDefault="00853397" w:rsidP="002528A0">
            <w:pPr>
              <w:ind w:firstLine="210"/>
              <w:rPr>
                <w:bCs/>
                <w:sz w:val="20"/>
              </w:rPr>
            </w:pPr>
            <w:r w:rsidRPr="00384F04">
              <w:rPr>
                <w:rFonts w:hint="eastAsia"/>
                <w:bCs/>
                <w:sz w:val="20"/>
              </w:rPr>
              <w:t>※契約の更新の判断基準※</w:t>
            </w:r>
          </w:p>
          <w:p w14:paraId="10C20714" w14:textId="77777777" w:rsidR="00853397" w:rsidRPr="00384F04" w:rsidRDefault="00853397" w:rsidP="002528A0">
            <w:pPr>
              <w:ind w:firstLine="210"/>
              <w:rPr>
                <w:bCs/>
                <w:sz w:val="20"/>
              </w:rPr>
            </w:pPr>
            <w:r w:rsidRPr="00384F04">
              <w:rPr>
                <w:rFonts w:hint="eastAsia"/>
                <w:bCs/>
                <w:sz w:val="20"/>
              </w:rPr>
              <w:t>・契約期間満了時の業務量　　　　　・従事している業務の進捗状況</w:t>
            </w:r>
          </w:p>
          <w:p w14:paraId="7E963652" w14:textId="77777777" w:rsidR="00853397" w:rsidRPr="00384F04" w:rsidRDefault="00853397" w:rsidP="002528A0">
            <w:pPr>
              <w:ind w:firstLine="210"/>
              <w:rPr>
                <w:bCs/>
                <w:sz w:val="20"/>
              </w:rPr>
            </w:pPr>
            <w:r w:rsidRPr="00384F04">
              <w:rPr>
                <w:rFonts w:hint="eastAsia"/>
                <w:bCs/>
                <w:sz w:val="20"/>
              </w:rPr>
              <w:t>・能力、業務成績、勤務態度　　　　・会社・組織の業績</w:t>
            </w:r>
          </w:p>
          <w:p w14:paraId="63AEE07F" w14:textId="77777777" w:rsidR="00853397" w:rsidRPr="00253B3C" w:rsidRDefault="00853397" w:rsidP="002528A0">
            <w:pPr>
              <w:ind w:firstLine="210"/>
              <w:rPr>
                <w:b/>
                <w:color w:val="0070C0"/>
                <w:sz w:val="20"/>
              </w:rPr>
            </w:pPr>
            <w:r w:rsidRPr="00253B3C">
              <w:rPr>
                <w:rFonts w:hint="eastAsia"/>
                <w:b/>
                <w:color w:val="0070C0"/>
                <w:sz w:val="20"/>
              </w:rPr>
              <w:t>（更新有の場合は、上記判断基準を記載）</w:t>
            </w:r>
          </w:p>
          <w:p w14:paraId="46E759F4" w14:textId="6925DC43" w:rsidR="00853397" w:rsidRPr="005D01BA" w:rsidRDefault="00853397" w:rsidP="002528A0">
            <w:pPr>
              <w:ind w:firstLine="210"/>
              <w:rPr>
                <w:bCs/>
                <w:sz w:val="20"/>
              </w:rPr>
            </w:pPr>
            <w:r w:rsidRPr="005D01BA">
              <w:rPr>
                <w:rFonts w:hint="eastAsia"/>
                <w:bCs/>
                <w:sz w:val="20"/>
              </w:rPr>
              <w:t>※有期契約の雇用は最長</w:t>
            </w:r>
            <w:r w:rsidRPr="005D01BA">
              <w:rPr>
                <w:rFonts w:hint="eastAsia"/>
                <w:bCs/>
                <w:sz w:val="20"/>
              </w:rPr>
              <w:t>5</w:t>
            </w:r>
            <w:r w:rsidRPr="005D01BA">
              <w:rPr>
                <w:rFonts w:hint="eastAsia"/>
                <w:bCs/>
                <w:sz w:val="20"/>
              </w:rPr>
              <w:t>年までとする（基準日：</w:t>
            </w:r>
            <w:r w:rsidRPr="002C44EE">
              <w:rPr>
                <w:rFonts w:hint="eastAsia"/>
                <w:bCs/>
                <w:color w:val="FF0000"/>
                <w:sz w:val="20"/>
              </w:rPr>
              <w:t>20</w:t>
            </w:r>
            <w:r w:rsidR="00573ED8">
              <w:rPr>
                <w:rFonts w:hint="eastAsia"/>
                <w:bCs/>
                <w:color w:val="FF0000"/>
                <w:sz w:val="20"/>
              </w:rPr>
              <w:t>●●</w:t>
            </w:r>
            <w:r w:rsidRPr="002C44EE">
              <w:rPr>
                <w:rFonts w:hint="eastAsia"/>
                <w:bCs/>
                <w:color w:val="FF0000"/>
                <w:sz w:val="20"/>
              </w:rPr>
              <w:t>年</w:t>
            </w:r>
            <w:r w:rsidR="00573ED8">
              <w:rPr>
                <w:rFonts w:hint="eastAsia"/>
                <w:bCs/>
                <w:color w:val="FF0000"/>
                <w:sz w:val="20"/>
              </w:rPr>
              <w:t>●</w:t>
            </w:r>
            <w:r w:rsidRPr="002C44EE">
              <w:rPr>
                <w:rFonts w:hint="eastAsia"/>
                <w:bCs/>
                <w:color w:val="FF0000"/>
                <w:sz w:val="20"/>
              </w:rPr>
              <w:t>月</w:t>
            </w:r>
            <w:r w:rsidR="00573ED8">
              <w:rPr>
                <w:rFonts w:hint="eastAsia"/>
                <w:bCs/>
                <w:color w:val="FF0000"/>
                <w:sz w:val="20"/>
              </w:rPr>
              <w:t>●</w:t>
            </w:r>
            <w:r w:rsidRPr="002C44EE">
              <w:rPr>
                <w:rFonts w:hint="eastAsia"/>
                <w:bCs/>
                <w:color w:val="FF0000"/>
                <w:sz w:val="20"/>
              </w:rPr>
              <w:t>日</w:t>
            </w:r>
            <w:r w:rsidRPr="005D01BA">
              <w:rPr>
                <w:rFonts w:hint="eastAsia"/>
                <w:bCs/>
                <w:sz w:val="20"/>
              </w:rPr>
              <w:t>）</w:t>
            </w:r>
          </w:p>
          <w:p w14:paraId="3472BC1C" w14:textId="29D35859" w:rsidR="00853397" w:rsidRPr="00253B3C" w:rsidRDefault="00853397" w:rsidP="002528A0">
            <w:pPr>
              <w:ind w:leftChars="100" w:left="411" w:hangingChars="100" w:hanging="201"/>
              <w:rPr>
                <w:b/>
                <w:color w:val="0070C0"/>
                <w:sz w:val="20"/>
              </w:rPr>
            </w:pPr>
            <w:r w:rsidRPr="00253B3C">
              <w:rPr>
                <w:rFonts w:hint="eastAsia"/>
                <w:b/>
                <w:color w:val="0070C0"/>
                <w:sz w:val="20"/>
              </w:rPr>
              <w:t>（契約更新の有無に関わらず、基準日は記入すること。）</w:t>
            </w:r>
          </w:p>
        </w:tc>
      </w:tr>
      <w:tr w:rsidR="00853397" w:rsidRPr="00384F04" w14:paraId="57BCEA57" w14:textId="77777777" w:rsidTr="002528A0">
        <w:trPr>
          <w:trHeight w:val="262"/>
        </w:trPr>
        <w:tc>
          <w:tcPr>
            <w:tcW w:w="17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F165F" w14:textId="77777777" w:rsidR="00853397" w:rsidRPr="00384F04" w:rsidRDefault="00853397" w:rsidP="002528A0">
            <w:pPr>
              <w:jc w:val="center"/>
              <w:rPr>
                <w:bCs/>
                <w:sz w:val="20"/>
              </w:rPr>
            </w:pPr>
            <w:r w:rsidRPr="00384F04">
              <w:rPr>
                <w:rFonts w:hint="eastAsia"/>
                <w:bCs/>
                <w:sz w:val="20"/>
              </w:rPr>
              <w:t>就業の場所</w:t>
            </w:r>
          </w:p>
        </w:tc>
        <w:tc>
          <w:tcPr>
            <w:tcW w:w="8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3F9F7E2" w14:textId="77777777" w:rsidR="00853397" w:rsidRPr="005D01BA" w:rsidRDefault="00853397" w:rsidP="002528A0">
            <w:pPr>
              <w:ind w:left="184"/>
              <w:rPr>
                <w:b/>
                <w:sz w:val="20"/>
              </w:rPr>
            </w:pPr>
            <w:r w:rsidRPr="005D01BA">
              <w:rPr>
                <w:rFonts w:hint="eastAsia"/>
                <w:b/>
                <w:sz w:val="20"/>
              </w:rPr>
              <w:t>（雇い入れ直後）</w:t>
            </w:r>
          </w:p>
          <w:p w14:paraId="0FC41E28" w14:textId="77777777" w:rsidR="003A17DB" w:rsidRPr="005D01BA" w:rsidRDefault="00853397" w:rsidP="003A17DB">
            <w:pPr>
              <w:ind w:left="184"/>
              <w:rPr>
                <w:bCs/>
                <w:color w:val="EE0000"/>
                <w:sz w:val="20"/>
              </w:rPr>
            </w:pPr>
            <w:r w:rsidRPr="005D01BA">
              <w:rPr>
                <w:rFonts w:hint="eastAsia"/>
                <w:bCs/>
                <w:color w:val="EE0000"/>
                <w:sz w:val="20"/>
              </w:rPr>
              <w:t xml:space="preserve">システムズ・デザイン株式会社　</w:t>
            </w:r>
            <w:r w:rsidR="003A17DB" w:rsidRPr="005D01BA">
              <w:rPr>
                <w:rFonts w:hint="eastAsia"/>
                <w:bCs/>
                <w:color w:val="EE0000"/>
                <w:sz w:val="20"/>
              </w:rPr>
              <w:t>東京本社</w:t>
            </w:r>
          </w:p>
          <w:p w14:paraId="71C5972E" w14:textId="77777777" w:rsidR="003A17DB" w:rsidRPr="005D01BA" w:rsidRDefault="003A17DB" w:rsidP="003A17DB">
            <w:pPr>
              <w:ind w:left="184"/>
              <w:rPr>
                <w:bCs/>
                <w:color w:val="EE0000"/>
                <w:sz w:val="20"/>
              </w:rPr>
            </w:pPr>
            <w:r w:rsidRPr="005D01BA">
              <w:rPr>
                <w:rFonts w:hint="eastAsia"/>
                <w:bCs/>
                <w:color w:val="EE0000"/>
                <w:sz w:val="20"/>
              </w:rPr>
              <w:t>住所：東京都新宿区西新宿二丁目１番１号　新宿三井ビルディング</w:t>
            </w:r>
            <w:r w:rsidRPr="005D01BA">
              <w:rPr>
                <w:rFonts w:hint="eastAsia"/>
                <w:bCs/>
                <w:color w:val="EE0000"/>
                <w:sz w:val="20"/>
              </w:rPr>
              <w:t>32F</w:t>
            </w:r>
          </w:p>
          <w:p w14:paraId="596B5F29" w14:textId="77777777" w:rsidR="003A17DB" w:rsidRPr="005D01BA" w:rsidRDefault="003A17DB" w:rsidP="003A17DB">
            <w:pPr>
              <w:ind w:left="184"/>
              <w:rPr>
                <w:bCs/>
                <w:color w:val="EE0000"/>
                <w:sz w:val="20"/>
              </w:rPr>
            </w:pPr>
            <w:r w:rsidRPr="005D01BA">
              <w:rPr>
                <w:rFonts w:hint="eastAsia"/>
                <w:bCs/>
                <w:color w:val="EE0000"/>
                <w:sz w:val="20"/>
              </w:rPr>
              <w:t>電話番号：</w:t>
            </w:r>
            <w:r w:rsidRPr="005D01BA">
              <w:rPr>
                <w:rFonts w:hint="eastAsia"/>
                <w:bCs/>
                <w:color w:val="EE0000"/>
                <w:sz w:val="20"/>
              </w:rPr>
              <w:t>03-6737-5000</w:t>
            </w:r>
          </w:p>
          <w:p w14:paraId="4F2F71F5" w14:textId="77777777" w:rsidR="00853397" w:rsidRPr="005D01BA" w:rsidRDefault="00853397" w:rsidP="002528A0">
            <w:pPr>
              <w:ind w:left="184"/>
              <w:rPr>
                <w:b/>
                <w:sz w:val="20"/>
              </w:rPr>
            </w:pPr>
            <w:bookmarkStart w:id="1" w:name="_Hlk160034521"/>
            <w:r w:rsidRPr="005D01BA">
              <w:rPr>
                <w:rFonts w:hint="eastAsia"/>
                <w:b/>
                <w:sz w:val="20"/>
              </w:rPr>
              <w:t>（変更の範囲）</w:t>
            </w:r>
          </w:p>
          <w:p w14:paraId="6A3393E0" w14:textId="77777777" w:rsidR="00853397" w:rsidRPr="00384F04" w:rsidRDefault="00853397" w:rsidP="002528A0">
            <w:pPr>
              <w:ind w:left="184"/>
              <w:rPr>
                <w:b/>
                <w:color w:val="00B0F0"/>
                <w:sz w:val="20"/>
              </w:rPr>
            </w:pPr>
            <w:r w:rsidRPr="005D01BA">
              <w:rPr>
                <w:rFonts w:hint="eastAsia"/>
                <w:b/>
                <w:color w:val="EE0000"/>
                <w:sz w:val="20"/>
              </w:rPr>
              <w:t>会社の定める事業所</w:t>
            </w:r>
            <w:bookmarkEnd w:id="1"/>
          </w:p>
        </w:tc>
      </w:tr>
      <w:tr w:rsidR="00853397" w:rsidRPr="00384F04" w14:paraId="02BCF15B" w14:textId="77777777" w:rsidTr="002528A0">
        <w:trPr>
          <w:trHeight w:val="391"/>
        </w:trPr>
        <w:tc>
          <w:tcPr>
            <w:tcW w:w="17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6F003" w14:textId="77777777" w:rsidR="00853397" w:rsidRPr="00384F04" w:rsidRDefault="00853397" w:rsidP="002528A0">
            <w:pPr>
              <w:jc w:val="center"/>
              <w:rPr>
                <w:bCs/>
                <w:sz w:val="20"/>
              </w:rPr>
            </w:pPr>
            <w:r w:rsidRPr="00384F04">
              <w:rPr>
                <w:rFonts w:hint="eastAsia"/>
                <w:bCs/>
                <w:sz w:val="20"/>
              </w:rPr>
              <w:t>業務の内容</w:t>
            </w:r>
          </w:p>
        </w:tc>
        <w:tc>
          <w:tcPr>
            <w:tcW w:w="8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E265DA" w14:textId="77777777" w:rsidR="00853397" w:rsidRPr="005D01BA" w:rsidRDefault="00853397" w:rsidP="002528A0">
            <w:pPr>
              <w:ind w:left="184"/>
              <w:rPr>
                <w:b/>
                <w:sz w:val="20"/>
              </w:rPr>
            </w:pPr>
            <w:r w:rsidRPr="005D01BA">
              <w:rPr>
                <w:rFonts w:hint="eastAsia"/>
                <w:b/>
                <w:sz w:val="20"/>
              </w:rPr>
              <w:t>（雇い入れ直後）</w:t>
            </w:r>
          </w:p>
          <w:p w14:paraId="0E6A2FF8" w14:textId="77777777" w:rsidR="00853397" w:rsidRPr="005D01BA" w:rsidRDefault="00853397" w:rsidP="002528A0">
            <w:pPr>
              <w:rPr>
                <w:bCs/>
                <w:color w:val="EE0000"/>
                <w:sz w:val="20"/>
              </w:rPr>
            </w:pPr>
            <w:r w:rsidRPr="005D01BA">
              <w:rPr>
                <w:rFonts w:hint="eastAsia"/>
                <w:bCs/>
                <w:color w:val="EE0000"/>
                <w:sz w:val="20"/>
              </w:rPr>
              <w:t>（想定される業務はすべて記載してください、記載のない仕事はできません）</w:t>
            </w:r>
          </w:p>
          <w:p w14:paraId="1ABEF36B" w14:textId="77777777" w:rsidR="00853397" w:rsidRPr="005D01BA" w:rsidRDefault="00853397" w:rsidP="002528A0">
            <w:pPr>
              <w:ind w:left="184"/>
              <w:rPr>
                <w:b/>
                <w:sz w:val="20"/>
              </w:rPr>
            </w:pPr>
            <w:r w:rsidRPr="005D01BA">
              <w:rPr>
                <w:rFonts w:hint="eastAsia"/>
                <w:b/>
                <w:sz w:val="20"/>
              </w:rPr>
              <w:t>（変更の範囲）</w:t>
            </w:r>
          </w:p>
          <w:p w14:paraId="2A8D1DCC" w14:textId="77777777" w:rsidR="00853397" w:rsidRPr="00384F04" w:rsidRDefault="00853397" w:rsidP="002528A0">
            <w:pPr>
              <w:ind w:firstLineChars="100" w:firstLine="201"/>
              <w:rPr>
                <w:bCs/>
                <w:sz w:val="20"/>
              </w:rPr>
            </w:pPr>
            <w:r w:rsidRPr="005D01BA">
              <w:rPr>
                <w:rFonts w:hint="eastAsia"/>
                <w:b/>
                <w:color w:val="EE0000"/>
                <w:sz w:val="20"/>
              </w:rPr>
              <w:t>会社の定める業務</w:t>
            </w:r>
          </w:p>
        </w:tc>
      </w:tr>
      <w:tr w:rsidR="00853397" w:rsidRPr="00384F04" w14:paraId="059B9EE6" w14:textId="77777777" w:rsidTr="002528A0">
        <w:trPr>
          <w:trHeight w:val="414"/>
        </w:trPr>
        <w:tc>
          <w:tcPr>
            <w:tcW w:w="17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3E629" w14:textId="77777777" w:rsidR="00853397" w:rsidRPr="00384F04" w:rsidRDefault="00853397" w:rsidP="002528A0">
            <w:pPr>
              <w:jc w:val="center"/>
              <w:rPr>
                <w:bCs/>
                <w:sz w:val="20"/>
              </w:rPr>
            </w:pPr>
            <w:r w:rsidRPr="00384F04">
              <w:rPr>
                <w:rFonts w:hint="eastAsia"/>
                <w:bCs/>
                <w:sz w:val="20"/>
              </w:rPr>
              <w:t>始業・就業の時刻及び休憩時間</w:t>
            </w:r>
          </w:p>
        </w:tc>
        <w:tc>
          <w:tcPr>
            <w:tcW w:w="8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0216BEB" w14:textId="77777777" w:rsidR="00853397" w:rsidRPr="00384F04" w:rsidRDefault="00853397" w:rsidP="002528A0">
            <w:pPr>
              <w:ind w:left="184"/>
              <w:rPr>
                <w:bCs/>
                <w:sz w:val="20"/>
              </w:rPr>
            </w:pPr>
            <w:r w:rsidRPr="00384F04">
              <w:rPr>
                <w:rFonts w:hint="eastAsia"/>
                <w:bCs/>
                <w:sz w:val="20"/>
              </w:rPr>
              <w:t>１．始業・終業時間　（始業）</w:t>
            </w:r>
            <w:r w:rsidRPr="005D01BA">
              <w:rPr>
                <w:rFonts w:hint="eastAsia"/>
                <w:bCs/>
                <w:color w:val="EE0000"/>
                <w:sz w:val="20"/>
              </w:rPr>
              <w:t>午前</w:t>
            </w:r>
            <w:r w:rsidRPr="005D01BA">
              <w:rPr>
                <w:rFonts w:hint="eastAsia"/>
                <w:bCs/>
                <w:color w:val="EE0000"/>
                <w:sz w:val="20"/>
              </w:rPr>
              <w:t>9</w:t>
            </w:r>
            <w:r w:rsidRPr="005D01BA">
              <w:rPr>
                <w:rFonts w:hint="eastAsia"/>
                <w:bCs/>
                <w:color w:val="EE0000"/>
                <w:sz w:val="20"/>
              </w:rPr>
              <w:t>時</w:t>
            </w:r>
            <w:r w:rsidRPr="005D01BA">
              <w:rPr>
                <w:rFonts w:hint="eastAsia"/>
                <w:bCs/>
                <w:color w:val="EE0000"/>
                <w:sz w:val="20"/>
              </w:rPr>
              <w:t>00</w:t>
            </w:r>
            <w:r w:rsidRPr="005D01BA">
              <w:rPr>
                <w:rFonts w:hint="eastAsia"/>
                <w:bCs/>
                <w:color w:val="EE0000"/>
                <w:sz w:val="20"/>
              </w:rPr>
              <w:t>分～（終業）午後</w:t>
            </w:r>
            <w:r w:rsidRPr="005D01BA">
              <w:rPr>
                <w:rFonts w:hint="eastAsia"/>
                <w:bCs/>
                <w:color w:val="EE0000"/>
                <w:sz w:val="20"/>
              </w:rPr>
              <w:t>5</w:t>
            </w:r>
            <w:r w:rsidRPr="005D01BA">
              <w:rPr>
                <w:rFonts w:hint="eastAsia"/>
                <w:bCs/>
                <w:color w:val="EE0000"/>
                <w:sz w:val="20"/>
              </w:rPr>
              <w:t>時</w:t>
            </w:r>
            <w:r w:rsidRPr="005D01BA">
              <w:rPr>
                <w:rFonts w:hint="eastAsia"/>
                <w:bCs/>
                <w:color w:val="EE0000"/>
                <w:sz w:val="20"/>
              </w:rPr>
              <w:t>00</w:t>
            </w:r>
            <w:r w:rsidRPr="005D01BA">
              <w:rPr>
                <w:rFonts w:hint="eastAsia"/>
                <w:bCs/>
                <w:color w:val="EE0000"/>
                <w:sz w:val="20"/>
              </w:rPr>
              <w:t>分迄</w:t>
            </w:r>
          </w:p>
          <w:p w14:paraId="2D35E99E" w14:textId="77777777" w:rsidR="00853397" w:rsidRPr="008644E6" w:rsidRDefault="00853397" w:rsidP="002528A0">
            <w:pPr>
              <w:ind w:left="184"/>
              <w:rPr>
                <w:b/>
                <w:color w:val="0070C0"/>
                <w:sz w:val="20"/>
              </w:rPr>
            </w:pPr>
            <w:r w:rsidRPr="008644E6">
              <w:rPr>
                <w:rFonts w:hint="eastAsia"/>
                <w:b/>
                <w:color w:val="0070C0"/>
                <w:sz w:val="20"/>
              </w:rPr>
              <w:t>（必ず</w:t>
            </w:r>
            <w:r w:rsidRPr="008644E6">
              <w:rPr>
                <w:rFonts w:hint="eastAsia"/>
                <w:b/>
                <w:color w:val="0070C0"/>
                <w:sz w:val="20"/>
              </w:rPr>
              <w:t>7</w:t>
            </w:r>
            <w:r w:rsidRPr="008644E6">
              <w:rPr>
                <w:rFonts w:hint="eastAsia"/>
                <w:b/>
                <w:color w:val="0070C0"/>
                <w:sz w:val="20"/>
              </w:rPr>
              <w:t>時間以下にしてください）</w:t>
            </w:r>
          </w:p>
          <w:p w14:paraId="085024AC" w14:textId="77777777" w:rsidR="00853397" w:rsidRPr="00384F04" w:rsidRDefault="00853397" w:rsidP="002528A0">
            <w:pPr>
              <w:ind w:leftChars="87" w:left="183"/>
              <w:rPr>
                <w:bCs/>
                <w:sz w:val="20"/>
              </w:rPr>
            </w:pPr>
            <w:r w:rsidRPr="00384F04">
              <w:rPr>
                <w:rFonts w:hint="eastAsia"/>
                <w:bCs/>
                <w:sz w:val="20"/>
              </w:rPr>
              <w:t xml:space="preserve">２．休憩時間　　　　　　　　</w:t>
            </w:r>
            <w:r w:rsidRPr="005D01BA">
              <w:rPr>
                <w:rFonts w:hint="eastAsia"/>
                <w:bCs/>
                <w:color w:val="EE0000"/>
                <w:sz w:val="20"/>
              </w:rPr>
              <w:t>正午より午後</w:t>
            </w:r>
            <w:r w:rsidRPr="005D01BA">
              <w:rPr>
                <w:rFonts w:hint="eastAsia"/>
                <w:bCs/>
                <w:color w:val="EE0000"/>
                <w:sz w:val="20"/>
              </w:rPr>
              <w:t>1</w:t>
            </w:r>
            <w:r w:rsidRPr="005D01BA">
              <w:rPr>
                <w:rFonts w:hint="eastAsia"/>
                <w:bCs/>
                <w:color w:val="EE0000"/>
                <w:sz w:val="20"/>
              </w:rPr>
              <w:t>時まで</w:t>
            </w:r>
            <w:r w:rsidRPr="00384F04">
              <w:rPr>
                <w:rFonts w:hint="eastAsia"/>
                <w:bCs/>
                <w:sz w:val="20"/>
              </w:rPr>
              <w:t xml:space="preserve">　</w:t>
            </w:r>
            <w:r w:rsidRPr="005D01BA">
              <w:rPr>
                <w:rFonts w:hint="eastAsia"/>
                <w:bCs/>
                <w:color w:val="0070C0"/>
                <w:sz w:val="20"/>
              </w:rPr>
              <w:t>（</w:t>
            </w:r>
            <w:r w:rsidRPr="005D01BA">
              <w:rPr>
                <w:rFonts w:hint="eastAsia"/>
                <w:bCs/>
                <w:color w:val="0070C0"/>
                <w:sz w:val="20"/>
              </w:rPr>
              <w:t>ex.</w:t>
            </w:r>
            <w:r w:rsidRPr="005D01BA">
              <w:rPr>
                <w:rFonts w:hint="eastAsia"/>
                <w:bCs/>
                <w:color w:val="0070C0"/>
                <w:sz w:val="20"/>
              </w:rPr>
              <w:t>シフト表による）</w:t>
            </w:r>
          </w:p>
        </w:tc>
      </w:tr>
      <w:tr w:rsidR="00853397" w:rsidRPr="00384F04" w14:paraId="6E2F4FED" w14:textId="77777777" w:rsidTr="002528A0">
        <w:trPr>
          <w:trHeight w:val="408"/>
        </w:trPr>
        <w:tc>
          <w:tcPr>
            <w:tcW w:w="17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B8AD0" w14:textId="77777777" w:rsidR="00853397" w:rsidRPr="00384F04" w:rsidRDefault="00853397" w:rsidP="002528A0">
            <w:pPr>
              <w:jc w:val="center"/>
              <w:rPr>
                <w:bCs/>
                <w:sz w:val="20"/>
              </w:rPr>
            </w:pPr>
            <w:r w:rsidRPr="00384F04">
              <w:rPr>
                <w:rFonts w:hint="eastAsia"/>
                <w:bCs/>
                <w:sz w:val="20"/>
              </w:rPr>
              <w:t>勤務日</w:t>
            </w:r>
          </w:p>
        </w:tc>
        <w:tc>
          <w:tcPr>
            <w:tcW w:w="8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791C50" w14:textId="77777777" w:rsidR="00853397" w:rsidRPr="005D01BA" w:rsidRDefault="00853397" w:rsidP="002528A0">
            <w:pPr>
              <w:jc w:val="center"/>
              <w:rPr>
                <w:b/>
                <w:color w:val="EE0000"/>
                <w:sz w:val="20"/>
              </w:rPr>
            </w:pPr>
            <w:r w:rsidRPr="003C00E9">
              <w:rPr>
                <w:rFonts w:hint="eastAsia"/>
                <w:b/>
                <w:color w:val="EE0000"/>
                <w:sz w:val="20"/>
              </w:rPr>
              <w:t>週●日、●曜日勤務、あるいは月●日勤務、現場作成のシフト表による</w:t>
            </w:r>
            <w:r w:rsidRPr="008644E6">
              <w:rPr>
                <w:rFonts w:hint="eastAsia"/>
                <w:b/>
                <w:color w:val="0070C0"/>
                <w:sz w:val="20"/>
              </w:rPr>
              <w:t>、</w:t>
            </w:r>
            <w:r w:rsidRPr="005D01BA">
              <w:rPr>
                <w:rFonts w:hint="eastAsia"/>
                <w:b/>
                <w:color w:val="EE0000"/>
                <w:sz w:val="20"/>
              </w:rPr>
              <w:t>など</w:t>
            </w:r>
          </w:p>
          <w:p w14:paraId="6C3FFF3A" w14:textId="77777777" w:rsidR="00853397" w:rsidRPr="008644E6" w:rsidRDefault="00853397" w:rsidP="002528A0">
            <w:pPr>
              <w:jc w:val="center"/>
              <w:rPr>
                <w:b/>
                <w:color w:val="0070C0"/>
                <w:sz w:val="20"/>
              </w:rPr>
            </w:pPr>
            <w:r w:rsidRPr="005D01BA">
              <w:rPr>
                <w:rFonts w:hint="eastAsia"/>
                <w:b/>
                <w:color w:val="EE0000"/>
                <w:sz w:val="20"/>
              </w:rPr>
              <w:t>注意：シフト表による場合は、必ずシフト表を本人に提示してください</w:t>
            </w:r>
          </w:p>
        </w:tc>
      </w:tr>
      <w:tr w:rsidR="00853397" w:rsidRPr="00384F04" w14:paraId="5F9CB466" w14:textId="77777777" w:rsidTr="002528A0">
        <w:trPr>
          <w:trHeight w:val="408"/>
        </w:trPr>
        <w:tc>
          <w:tcPr>
            <w:tcW w:w="17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A1AAE" w14:textId="77777777" w:rsidR="00853397" w:rsidRPr="00384F04" w:rsidRDefault="00853397" w:rsidP="002528A0">
            <w:pPr>
              <w:jc w:val="center"/>
              <w:rPr>
                <w:bCs/>
                <w:sz w:val="20"/>
              </w:rPr>
            </w:pPr>
            <w:r w:rsidRPr="00384F04">
              <w:rPr>
                <w:rFonts w:hint="eastAsia"/>
                <w:bCs/>
                <w:sz w:val="20"/>
              </w:rPr>
              <w:t>社会保険加入</w:t>
            </w:r>
          </w:p>
        </w:tc>
        <w:tc>
          <w:tcPr>
            <w:tcW w:w="8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C7E4820" w14:textId="77777777" w:rsidR="00853397" w:rsidRPr="00384F04" w:rsidRDefault="00853397" w:rsidP="00853397">
            <w:pPr>
              <w:numPr>
                <w:ilvl w:val="0"/>
                <w:numId w:val="2"/>
              </w:numPr>
              <w:rPr>
                <w:bCs/>
                <w:sz w:val="20"/>
              </w:rPr>
            </w:pPr>
            <w:r w:rsidRPr="00384F04">
              <w:rPr>
                <w:rFonts w:hint="eastAsia"/>
                <w:bCs/>
                <w:sz w:val="20"/>
              </w:rPr>
              <w:t>労災保険</w:t>
            </w:r>
          </w:p>
          <w:p w14:paraId="63A1AEF7" w14:textId="77777777" w:rsidR="00853397" w:rsidRPr="008644E6" w:rsidRDefault="00853397" w:rsidP="00853397">
            <w:pPr>
              <w:numPr>
                <w:ilvl w:val="0"/>
                <w:numId w:val="2"/>
              </w:numPr>
              <w:rPr>
                <w:bCs/>
                <w:color w:val="FF0000"/>
                <w:sz w:val="20"/>
              </w:rPr>
            </w:pPr>
            <w:r w:rsidRPr="008644E6">
              <w:rPr>
                <w:rFonts w:hint="eastAsia"/>
                <w:bCs/>
                <w:color w:val="FF0000"/>
                <w:sz w:val="20"/>
              </w:rPr>
              <w:t>雇用保険</w:t>
            </w:r>
          </w:p>
          <w:p w14:paraId="4CC2348A" w14:textId="77777777" w:rsidR="00853397" w:rsidRPr="008644E6" w:rsidRDefault="00853397" w:rsidP="00853397">
            <w:pPr>
              <w:numPr>
                <w:ilvl w:val="0"/>
                <w:numId w:val="2"/>
              </w:numPr>
              <w:rPr>
                <w:bCs/>
                <w:color w:val="FF0000"/>
                <w:sz w:val="20"/>
              </w:rPr>
            </w:pPr>
            <w:r w:rsidRPr="008644E6">
              <w:rPr>
                <w:rFonts w:hint="eastAsia"/>
                <w:bCs/>
                <w:color w:val="FF0000"/>
                <w:sz w:val="20"/>
              </w:rPr>
              <w:t>健康保険、厚生年金、企業年金基金</w:t>
            </w:r>
          </w:p>
          <w:p w14:paraId="516660CF" w14:textId="77777777" w:rsidR="00853397" w:rsidRPr="008644E6" w:rsidRDefault="00853397" w:rsidP="002528A0">
            <w:pPr>
              <w:ind w:firstLineChars="100" w:firstLine="201"/>
              <w:rPr>
                <w:b/>
                <w:color w:val="0070C0"/>
                <w:sz w:val="20"/>
              </w:rPr>
            </w:pPr>
            <w:r w:rsidRPr="008644E6">
              <w:rPr>
                <w:rFonts w:hint="eastAsia"/>
                <w:b/>
                <w:color w:val="0070C0"/>
                <w:sz w:val="20"/>
              </w:rPr>
              <w:t>（加入する保険のみ記載とし加入しない保険は削除して下さい。</w:t>
            </w:r>
            <w:r w:rsidRPr="008644E6">
              <w:rPr>
                <w:rFonts w:hint="eastAsia"/>
                <w:b/>
                <w:color w:val="0070C0"/>
                <w:sz w:val="18"/>
                <w:szCs w:val="18"/>
              </w:rPr>
              <w:t>※労災保険は全員加入です。</w:t>
            </w:r>
            <w:r w:rsidRPr="008644E6">
              <w:rPr>
                <w:rFonts w:hint="eastAsia"/>
                <w:b/>
                <w:color w:val="0070C0"/>
                <w:sz w:val="20"/>
              </w:rPr>
              <w:t>）</w:t>
            </w:r>
          </w:p>
        </w:tc>
      </w:tr>
      <w:tr w:rsidR="00853397" w:rsidRPr="00384F04" w14:paraId="37D70C8C" w14:textId="77777777" w:rsidTr="002528A0">
        <w:trPr>
          <w:trHeight w:val="379"/>
        </w:trPr>
        <w:tc>
          <w:tcPr>
            <w:tcW w:w="17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186AC" w14:textId="77777777" w:rsidR="00853397" w:rsidRPr="00384F04" w:rsidRDefault="00853397" w:rsidP="002528A0">
            <w:pPr>
              <w:jc w:val="center"/>
              <w:rPr>
                <w:bCs/>
                <w:sz w:val="20"/>
              </w:rPr>
            </w:pPr>
            <w:r w:rsidRPr="00384F04">
              <w:rPr>
                <w:rFonts w:hint="eastAsia"/>
                <w:bCs/>
                <w:sz w:val="20"/>
              </w:rPr>
              <w:t>休　日</w:t>
            </w:r>
          </w:p>
        </w:tc>
        <w:tc>
          <w:tcPr>
            <w:tcW w:w="8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583141" w14:textId="77777777" w:rsidR="00853397" w:rsidRPr="00384F04" w:rsidRDefault="00853397" w:rsidP="002528A0">
            <w:pPr>
              <w:ind w:left="184"/>
              <w:rPr>
                <w:bCs/>
                <w:sz w:val="20"/>
              </w:rPr>
            </w:pPr>
            <w:r w:rsidRPr="00384F04">
              <w:rPr>
                <w:rFonts w:hint="eastAsia"/>
                <w:bCs/>
                <w:sz w:val="20"/>
              </w:rPr>
              <w:t xml:space="preserve">１．定例日　　　</w:t>
            </w:r>
            <w:r w:rsidRPr="008644E6">
              <w:rPr>
                <w:rFonts w:hint="eastAsia"/>
                <w:bCs/>
                <w:color w:val="FF0000"/>
                <w:sz w:val="20"/>
              </w:rPr>
              <w:t>原則として、毎週土曜日、日曜日、祝日</w:t>
            </w:r>
          </w:p>
          <w:p w14:paraId="42664A01" w14:textId="77777777" w:rsidR="00853397" w:rsidRPr="00384F04" w:rsidRDefault="00853397" w:rsidP="002528A0">
            <w:pPr>
              <w:ind w:leftChars="87" w:left="183"/>
              <w:rPr>
                <w:bCs/>
                <w:sz w:val="20"/>
              </w:rPr>
            </w:pPr>
            <w:r w:rsidRPr="00384F04">
              <w:rPr>
                <w:rFonts w:hint="eastAsia"/>
                <w:bCs/>
                <w:sz w:val="20"/>
              </w:rPr>
              <w:t xml:space="preserve">２．非定例日　　</w:t>
            </w:r>
            <w:r w:rsidRPr="008644E6">
              <w:rPr>
                <w:rFonts w:hint="eastAsia"/>
                <w:bCs/>
                <w:color w:val="FF0000"/>
                <w:sz w:val="20"/>
              </w:rPr>
              <w:t>週○日</w:t>
            </w:r>
          </w:p>
          <w:p w14:paraId="6931D576" w14:textId="77777777" w:rsidR="00853397" w:rsidRPr="008644E6" w:rsidRDefault="00853397" w:rsidP="002528A0">
            <w:pPr>
              <w:ind w:leftChars="87" w:left="183"/>
              <w:rPr>
                <w:b/>
                <w:color w:val="0070C0"/>
                <w:sz w:val="20"/>
              </w:rPr>
            </w:pPr>
            <w:r w:rsidRPr="008644E6">
              <w:rPr>
                <w:rFonts w:hint="eastAsia"/>
                <w:b/>
                <w:color w:val="0070C0"/>
                <w:sz w:val="20"/>
              </w:rPr>
              <w:t>決まっている場合は１、シフトなどによる場合は２を選択して記載</w:t>
            </w:r>
          </w:p>
        </w:tc>
      </w:tr>
      <w:tr w:rsidR="00853397" w:rsidRPr="00384F04" w14:paraId="756CF2BE" w14:textId="77777777" w:rsidTr="002528A0">
        <w:trPr>
          <w:trHeight w:val="679"/>
        </w:trPr>
        <w:tc>
          <w:tcPr>
            <w:tcW w:w="17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93A4A" w14:textId="77777777" w:rsidR="00853397" w:rsidRPr="00384F04" w:rsidRDefault="00853397" w:rsidP="002528A0">
            <w:pPr>
              <w:jc w:val="center"/>
              <w:rPr>
                <w:bCs/>
                <w:sz w:val="20"/>
              </w:rPr>
            </w:pPr>
            <w:r w:rsidRPr="00384F04">
              <w:rPr>
                <w:rFonts w:hint="eastAsia"/>
                <w:bCs/>
                <w:sz w:val="20"/>
              </w:rPr>
              <w:t>所定外労働等</w:t>
            </w:r>
          </w:p>
        </w:tc>
        <w:tc>
          <w:tcPr>
            <w:tcW w:w="8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0E0426" w14:textId="77D7B7A1" w:rsidR="00853397" w:rsidRPr="00384F04" w:rsidRDefault="00853397" w:rsidP="002528A0">
            <w:pPr>
              <w:ind w:left="184"/>
              <w:rPr>
                <w:bCs/>
                <w:sz w:val="20"/>
              </w:rPr>
            </w:pPr>
            <w:r w:rsidRPr="00384F04">
              <w:rPr>
                <w:rFonts w:hint="eastAsia"/>
                <w:bCs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28F8974" wp14:editId="6DDDFA49">
                      <wp:simplePos x="0" y="0"/>
                      <wp:positionH relativeFrom="column">
                        <wp:posOffset>2451735</wp:posOffset>
                      </wp:positionH>
                      <wp:positionV relativeFrom="paragraph">
                        <wp:posOffset>19050</wp:posOffset>
                      </wp:positionV>
                      <wp:extent cx="219075" cy="200025"/>
                      <wp:effectExtent l="9525" t="13335" r="28575" b="43815"/>
                      <wp:wrapNone/>
                      <wp:docPr id="939786121" name="楕円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9075" cy="200025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000000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74295" tIns="8890" rIns="74295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54EC766" id="楕円 3" o:spid="_x0000_s1026" style="position:absolute;margin-left:193.05pt;margin-top:1.5pt;width:17.25pt;height:15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xbUTQIAAIgEAAAOAAAAZHJzL2Uyb0RvYy54bWysVNtu2zAMfR+wfxD0vtpJlyYx4hRFug4D&#10;uguQDXtWJNkWJosapcTpvn6Ucmm2vg1LAIEURfIcXry43feW7TQGA67mo6uSM+0kKOPamn/7+vBm&#10;xlmIwilhwemaP+nAb5evXy0GX+kxdGCVRkZBXKgGX/MuRl8VRZCd7kW4Aq8dGRvAXkRSsS0UioGi&#10;97YYl+VNMQAqjyB1CHR7fzDyZY7fNFrGz00TdGS25oQt5hPzuUlnsVyIqkXhOyOPMMQ/oOiFcZT0&#10;HOpeRMG2aF6E6o1ECNDEKwl9AU1jpM4ciM2o/IvNuhNeZy5UnODPZQr/L6z8tFv7L5igB/8I8kdg&#10;DladcK2+Q4Sh00JRulEqVDH4UJ0dkhLIlW2Gj6CotWIbIddg32CfAhI7ts+lfjqXWu8jk3Q5Hs3L&#10;6YQzSSbqYzme5AyiOjl7DPG9hp4loebaWuNDKoaoxO4xxIRHVKdX6drBg7E2N9Q6NhDoeTkps0cA&#10;a1SyZp7YblYW2U6kmci/Y+4/niFsncrRUg3eHeUojD3IlN26FE/nMSNISYFt1Lju1MCUSbjHs+s5&#10;rYAyNHPXs/KmnE85E7alZZEROUOI303scqdTkV4AnD6k/4G39Z04wJ4k2CfUBz65Huf0WbtAlnuX&#10;2pU2I1QbUE/UOsqekqYFJqED/MXZQMtQ8/BzK1BzZj84av/07XhOzYpZmc3m5IKXhs2FQThJgWoe&#10;iWcWV/Gwb1uPpu0ozyizcXBHA9OY3MlnTMcxo3HPFI6rmfbpUs+vnj8gy98AAAD//wMAUEsDBBQA&#10;BgAIAAAAIQAdPZXK4AAAAAgBAAAPAAAAZHJzL2Rvd25yZXYueG1sTI/BTsMwEETvSPyDtUjcqNMS&#10;ojbEqVCrSrScWirRoxsvSUS8DrGTBr6e5QS3Hc1o9k22HG0jBux87UjBdBKBQCqcqalUcHzd3M1B&#10;+KDJ6MYRKvhCD8v8+irTqXEX2uNwCKXgEvKpVlCF0KZS+qJCq/3EtUjsvbvO6sCyK6Xp9IXLbSNn&#10;UZRIq2viD5VucVVh8XHorYJ9sl7vVm+n7WbR714+++/n7XCMlbq9GZ8eQQQcw18YfvEZHXJmOrue&#10;jBeNgvt5MuUoHzyJ/XgWJSDOrOMHkHkm/w/IfwAAAP//AwBQSwECLQAUAAYACAAAACEAtoM4kv4A&#10;AADhAQAAEwAAAAAAAAAAAAAAAAAAAAAAW0NvbnRlbnRfVHlwZXNdLnhtbFBLAQItABQABgAIAAAA&#10;IQA4/SH/1gAAAJQBAAALAAAAAAAAAAAAAAAAAC8BAABfcmVscy8ucmVsc1BLAQItABQABgAIAAAA&#10;IQBXUxbUTQIAAIgEAAAOAAAAAAAAAAAAAAAAAC4CAABkcnMvZTJvRG9jLnhtbFBLAQItABQABgAI&#10;AAAAIQAdPZXK4AAAAAgBAAAPAAAAAAAAAAAAAAAAAKcEAABkcnMvZG93bnJldi54bWxQSwUGAAAA&#10;AAQABADzAAAAtAUAAAAA&#10;" filled="f" fillcolor="black" strokeweight="1.5pt">
                      <v:shadow on="t" color="#7f7f7f" opacity=".5" offset="1pt"/>
                      <v:textbox inset="5.85pt,.7pt,5.85pt,.7pt"/>
                    </v:oval>
                  </w:pict>
                </mc:Fallback>
              </mc:AlternateContent>
            </w:r>
            <w:r w:rsidRPr="00384F04">
              <w:rPr>
                <w:rFonts w:hint="eastAsia"/>
                <w:bCs/>
                <w:sz w:val="20"/>
              </w:rPr>
              <w:t>１．所定外労働をさせることが　（　無　／　有　）</w:t>
            </w:r>
          </w:p>
          <w:p w14:paraId="6DC1E26B" w14:textId="1698CECF" w:rsidR="00853397" w:rsidRPr="00384F04" w:rsidRDefault="00853397" w:rsidP="002528A0">
            <w:pPr>
              <w:ind w:left="184"/>
              <w:rPr>
                <w:bCs/>
                <w:sz w:val="20"/>
              </w:rPr>
            </w:pPr>
            <w:r w:rsidRPr="00384F04">
              <w:rPr>
                <w:rFonts w:hint="eastAsia"/>
                <w:bCs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990FBD" wp14:editId="09016BFF">
                      <wp:simplePos x="0" y="0"/>
                      <wp:positionH relativeFrom="column">
                        <wp:posOffset>2442210</wp:posOffset>
                      </wp:positionH>
                      <wp:positionV relativeFrom="paragraph">
                        <wp:posOffset>73025</wp:posOffset>
                      </wp:positionV>
                      <wp:extent cx="219075" cy="200025"/>
                      <wp:effectExtent l="9525" t="13335" r="28575" b="43815"/>
                      <wp:wrapNone/>
                      <wp:docPr id="665617699" name="楕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9075" cy="200025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000000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74295" tIns="8890" rIns="74295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EFF83C2" id="楕円 2" o:spid="_x0000_s1026" style="position:absolute;margin-left:192.3pt;margin-top:5.75pt;width:17.25pt;height:1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xbUTQIAAIgEAAAOAAAAZHJzL2Uyb0RvYy54bWysVNtu2zAMfR+wfxD0vtpJlyYx4hRFug4D&#10;uguQDXtWJNkWJosapcTpvn6Ucmm2vg1LAIEURfIcXry43feW7TQGA67mo6uSM+0kKOPamn/7+vBm&#10;xlmIwilhwemaP+nAb5evXy0GX+kxdGCVRkZBXKgGX/MuRl8VRZCd7kW4Aq8dGRvAXkRSsS0UioGi&#10;97YYl+VNMQAqjyB1CHR7fzDyZY7fNFrGz00TdGS25oQt5hPzuUlnsVyIqkXhOyOPMMQ/oOiFcZT0&#10;HOpeRMG2aF6E6o1ECNDEKwl9AU1jpM4ciM2o/IvNuhNeZy5UnODPZQr/L6z8tFv7L5igB/8I8kdg&#10;DladcK2+Q4Sh00JRulEqVDH4UJ0dkhLIlW2Gj6CotWIbIddg32CfAhI7ts+lfjqXWu8jk3Q5Hs3L&#10;6YQzSSbqYzme5AyiOjl7DPG9hp4loebaWuNDKoaoxO4xxIRHVKdX6drBg7E2N9Q6NhDoeTkps0cA&#10;a1SyZp7YblYW2U6kmci/Y+4/niFsncrRUg3eHeUojD3IlN26FE/nMSNISYFt1Lju1MCUSbjHs+s5&#10;rYAyNHPXs/KmnE85E7alZZEROUOI303scqdTkV4AnD6k/4G39Z04wJ4k2CfUBz65Huf0WbtAlnuX&#10;2pU2I1QbUE/UOsqekqYFJqED/MXZQMtQ8/BzK1BzZj84av/07XhOzYpZmc3m5IKXhs2FQThJgWoe&#10;iWcWV/Gwb1uPpu0ozyizcXBHA9OY3MlnTMcxo3HPFI6rmfbpUs+vnj8gy98AAAD//wMAUEsDBBQA&#10;BgAIAAAAIQAb9X4G4QAAAAkBAAAPAAAAZHJzL2Rvd25yZXYueG1sTI/BTsJAEIbvJr7DZky8ybZS&#10;G6jdEgMhETiBJHBc2rFt7M7W7rZUn97xpLeZ/F/++SZdjKYRA3autqQgnAQgkHJb1FQqOL6tH2Yg&#10;nNdU6MYSKvhCB4vs9ibVSWGvtMfh4EvBJeQSraDyvk2kdHmFRruJbZE4e7ed0Z7XrpRFp69cbhr5&#10;GASxNLomvlDpFpcV5h+H3ijYx6vVdnk6b9bzfrv77L9fN8MxUur+bnx5BuFx9H8w/OqzOmTsdLE9&#10;FU40CqazKGaUg/AJBANROA9BXHiYBiCzVP7/IPsBAAD//wMAUEsBAi0AFAAGAAgAAAAhALaDOJL+&#10;AAAA4QEAABMAAAAAAAAAAAAAAAAAAAAAAFtDb250ZW50X1R5cGVzXS54bWxQSwECLQAUAAYACAAA&#10;ACEAOP0h/9YAAACUAQAACwAAAAAAAAAAAAAAAAAvAQAAX3JlbHMvLnJlbHNQSwECLQAUAAYACAAA&#10;ACEAV1MW1E0CAACIBAAADgAAAAAAAAAAAAAAAAAuAgAAZHJzL2Uyb0RvYy54bWxQSwECLQAUAAYA&#10;CAAAACEAG/V+BuEAAAAJAQAADwAAAAAAAAAAAAAAAACnBAAAZHJzL2Rvd25yZXYueG1sUEsFBgAA&#10;AAAEAAQA8wAAALUFAAAAAA==&#10;" filled="f" fillcolor="black" strokeweight="1.5pt">
                      <v:shadow on="t" color="#7f7f7f" opacity=".5" offset="1pt"/>
                      <v:textbox inset="5.85pt,.7pt,5.85pt,.7pt"/>
                    </v:oval>
                  </w:pict>
                </mc:Fallback>
              </mc:AlternateContent>
            </w:r>
            <w:r w:rsidRPr="00384F04">
              <w:rPr>
                <w:rFonts w:hint="eastAsia"/>
                <w:bCs/>
                <w:sz w:val="20"/>
              </w:rPr>
              <w:t>２．休日労働をさせることが　　（　無　／　有　）</w:t>
            </w:r>
          </w:p>
          <w:p w14:paraId="4218210D" w14:textId="77777777" w:rsidR="00853397" w:rsidRPr="00384F04" w:rsidRDefault="00853397" w:rsidP="002528A0">
            <w:pPr>
              <w:ind w:left="184"/>
              <w:rPr>
                <w:bCs/>
                <w:sz w:val="20"/>
              </w:rPr>
            </w:pPr>
            <w:r w:rsidRPr="00384F04">
              <w:rPr>
                <w:rFonts w:hint="eastAsia"/>
                <w:bCs/>
                <w:sz w:val="20"/>
              </w:rPr>
              <w:t>３．３６協定を上限とする</w:t>
            </w:r>
          </w:p>
          <w:p w14:paraId="32B8C511" w14:textId="77777777" w:rsidR="00853397" w:rsidRPr="008644E6" w:rsidRDefault="00853397" w:rsidP="002528A0">
            <w:pPr>
              <w:ind w:left="184"/>
              <w:rPr>
                <w:b/>
                <w:color w:val="0070C0"/>
                <w:sz w:val="20"/>
              </w:rPr>
            </w:pPr>
            <w:r w:rsidRPr="008644E6">
              <w:rPr>
                <w:rFonts w:hint="eastAsia"/>
                <w:b/>
                <w:color w:val="0070C0"/>
                <w:sz w:val="20"/>
              </w:rPr>
              <w:t>残業ありなしを○で囲んでください</w:t>
            </w:r>
          </w:p>
        </w:tc>
      </w:tr>
      <w:tr w:rsidR="00853397" w:rsidRPr="00384F04" w14:paraId="0CA5EAB2" w14:textId="77777777" w:rsidTr="002528A0">
        <w:trPr>
          <w:trHeight w:val="395"/>
        </w:trPr>
        <w:tc>
          <w:tcPr>
            <w:tcW w:w="17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94D7E" w14:textId="77777777" w:rsidR="00853397" w:rsidRPr="00384F04" w:rsidRDefault="00853397" w:rsidP="002528A0">
            <w:pPr>
              <w:jc w:val="center"/>
              <w:rPr>
                <w:bCs/>
                <w:sz w:val="20"/>
              </w:rPr>
            </w:pPr>
            <w:r w:rsidRPr="00384F04">
              <w:rPr>
                <w:rFonts w:hint="eastAsia"/>
                <w:bCs/>
                <w:sz w:val="20"/>
              </w:rPr>
              <w:t>休　暇</w:t>
            </w:r>
          </w:p>
        </w:tc>
        <w:tc>
          <w:tcPr>
            <w:tcW w:w="8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D0EDF52" w14:textId="77777777" w:rsidR="00853397" w:rsidRPr="003C00E9" w:rsidRDefault="00853397" w:rsidP="002528A0">
            <w:pPr>
              <w:ind w:left="184"/>
              <w:rPr>
                <w:bCs/>
                <w:sz w:val="20"/>
              </w:rPr>
            </w:pPr>
            <w:r w:rsidRPr="003C00E9">
              <w:rPr>
                <w:rFonts w:hint="eastAsia"/>
                <w:bCs/>
                <w:sz w:val="20"/>
              </w:rPr>
              <w:t xml:space="preserve">年次有給休暇　</w:t>
            </w:r>
            <w:r w:rsidRPr="003C00E9">
              <w:rPr>
                <w:rFonts w:hint="eastAsia"/>
                <w:bCs/>
                <w:color w:val="FF0000"/>
                <w:sz w:val="20"/>
              </w:rPr>
              <w:t>○日</w:t>
            </w:r>
            <w:r w:rsidRPr="003C00E9">
              <w:rPr>
                <w:rFonts w:hint="eastAsia"/>
                <w:bCs/>
                <w:sz w:val="20"/>
              </w:rPr>
              <w:t>（</w:t>
            </w:r>
            <w:r w:rsidRPr="003C00E9">
              <w:rPr>
                <w:rFonts w:hint="eastAsia"/>
                <w:bCs/>
                <w:sz w:val="20"/>
              </w:rPr>
              <w:t>6</w:t>
            </w:r>
            <w:r w:rsidRPr="003C00E9">
              <w:rPr>
                <w:rFonts w:hint="eastAsia"/>
                <w:bCs/>
                <w:sz w:val="20"/>
              </w:rPr>
              <w:t>カ月</w:t>
            </w:r>
            <w:r w:rsidRPr="003C00E9">
              <w:rPr>
                <w:rFonts w:hint="eastAsia"/>
                <w:bCs/>
                <w:sz w:val="20"/>
              </w:rPr>
              <w:t>/</w:t>
            </w:r>
            <w:r w:rsidRPr="003C00E9">
              <w:rPr>
                <w:rFonts w:hint="eastAsia"/>
                <w:bCs/>
                <w:sz w:val="20"/>
              </w:rPr>
              <w:t>１年半を超え引続き勤務する者、所定労働日数の</w:t>
            </w:r>
            <w:r w:rsidRPr="003C00E9">
              <w:rPr>
                <w:rFonts w:hint="eastAsia"/>
                <w:bCs/>
                <w:sz w:val="20"/>
              </w:rPr>
              <w:t>8</w:t>
            </w:r>
            <w:r w:rsidRPr="003C00E9">
              <w:rPr>
                <w:rFonts w:hint="eastAsia"/>
                <w:bCs/>
                <w:sz w:val="20"/>
              </w:rPr>
              <w:t>割以上出勤した場合）　基準日：</w:t>
            </w:r>
            <w:r w:rsidRPr="003C00E9">
              <w:rPr>
                <w:rFonts w:hint="eastAsia"/>
                <w:bCs/>
                <w:color w:val="FF0000"/>
                <w:sz w:val="20"/>
              </w:rPr>
              <w:t>○月○日</w:t>
            </w:r>
            <w:r w:rsidRPr="003C00E9">
              <w:rPr>
                <w:rFonts w:hint="eastAsia"/>
                <w:bCs/>
                <w:sz w:val="20"/>
              </w:rPr>
              <w:t>（付与予定日）</w:t>
            </w:r>
          </w:p>
          <w:p w14:paraId="4E9A3311" w14:textId="77777777" w:rsidR="00853397" w:rsidRPr="003C00E9" w:rsidRDefault="00853397" w:rsidP="002528A0">
            <w:pPr>
              <w:ind w:left="184"/>
              <w:rPr>
                <w:bCs/>
                <w:sz w:val="20"/>
              </w:rPr>
            </w:pPr>
            <w:r w:rsidRPr="003C00E9">
              <w:rPr>
                <w:rFonts w:hint="eastAsia"/>
                <w:bCs/>
                <w:sz w:val="20"/>
              </w:rPr>
              <w:t>※詳細はパートタイマー就業規則</w:t>
            </w:r>
            <w:r w:rsidRPr="005D01BA">
              <w:rPr>
                <w:rFonts w:hint="eastAsia"/>
                <w:bCs/>
                <w:sz w:val="20"/>
              </w:rPr>
              <w:t>第</w:t>
            </w:r>
            <w:r w:rsidRPr="005D01BA">
              <w:rPr>
                <w:rFonts w:hint="eastAsia"/>
                <w:bCs/>
                <w:sz w:val="20"/>
              </w:rPr>
              <w:t>3</w:t>
            </w:r>
            <w:r w:rsidRPr="005D01BA">
              <w:rPr>
                <w:bCs/>
                <w:sz w:val="20"/>
              </w:rPr>
              <w:t>0</w:t>
            </w:r>
            <w:r w:rsidRPr="005D01BA">
              <w:rPr>
                <w:rFonts w:hint="eastAsia"/>
                <w:bCs/>
                <w:sz w:val="20"/>
              </w:rPr>
              <w:t>条</w:t>
            </w:r>
            <w:r w:rsidRPr="003C00E9">
              <w:rPr>
                <w:rFonts w:hint="eastAsia"/>
                <w:bCs/>
                <w:sz w:val="20"/>
              </w:rPr>
              <w:t>による</w:t>
            </w:r>
          </w:p>
        </w:tc>
      </w:tr>
      <w:tr w:rsidR="00853397" w:rsidRPr="00384F04" w14:paraId="6A755DA7" w14:textId="77777777" w:rsidTr="002528A0">
        <w:trPr>
          <w:trHeight w:val="592"/>
        </w:trPr>
        <w:tc>
          <w:tcPr>
            <w:tcW w:w="17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96822" w14:textId="77777777" w:rsidR="00853397" w:rsidRPr="00384F04" w:rsidRDefault="00853397" w:rsidP="002528A0">
            <w:pPr>
              <w:jc w:val="center"/>
              <w:rPr>
                <w:bCs/>
                <w:sz w:val="20"/>
              </w:rPr>
            </w:pPr>
            <w:r w:rsidRPr="00384F04">
              <w:rPr>
                <w:rFonts w:hint="eastAsia"/>
                <w:bCs/>
                <w:sz w:val="20"/>
              </w:rPr>
              <w:lastRenderedPageBreak/>
              <w:t>賃　金</w:t>
            </w:r>
          </w:p>
        </w:tc>
        <w:tc>
          <w:tcPr>
            <w:tcW w:w="8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38CC667" w14:textId="77777777" w:rsidR="00853397" w:rsidRPr="003C00E9" w:rsidRDefault="00853397" w:rsidP="002528A0">
            <w:pPr>
              <w:ind w:left="184"/>
              <w:rPr>
                <w:bCs/>
                <w:sz w:val="20"/>
              </w:rPr>
            </w:pPr>
            <w:r w:rsidRPr="003C00E9">
              <w:rPr>
                <w:rFonts w:hint="eastAsia"/>
                <w:bCs/>
                <w:sz w:val="20"/>
              </w:rPr>
              <w:t xml:space="preserve">１．時間給　　　　　　</w:t>
            </w:r>
            <w:r w:rsidRPr="003C00E9">
              <w:rPr>
                <w:rFonts w:hint="eastAsia"/>
                <w:bCs/>
                <w:sz w:val="20"/>
              </w:rPr>
              <w:t>1</w:t>
            </w:r>
            <w:r w:rsidRPr="003C00E9">
              <w:rPr>
                <w:rFonts w:hint="eastAsia"/>
                <w:bCs/>
                <w:sz w:val="20"/>
              </w:rPr>
              <w:t xml:space="preserve">時間に付　</w:t>
            </w:r>
            <w:r w:rsidRPr="003C00E9">
              <w:rPr>
                <w:rFonts w:hint="eastAsia"/>
                <w:bCs/>
                <w:color w:val="FF0000"/>
                <w:sz w:val="20"/>
              </w:rPr>
              <w:t>￥○○○○</w:t>
            </w:r>
          </w:p>
          <w:p w14:paraId="5AA44664" w14:textId="77777777" w:rsidR="00853397" w:rsidRPr="003C00E9" w:rsidRDefault="00853397" w:rsidP="002528A0">
            <w:pPr>
              <w:ind w:left="840"/>
              <w:rPr>
                <w:bCs/>
              </w:rPr>
            </w:pPr>
            <w:r w:rsidRPr="003C00E9">
              <w:rPr>
                <w:rFonts w:hint="eastAsia"/>
                <w:bCs/>
                <w:sz w:val="20"/>
              </w:rPr>
              <w:t>但し、日々は</w:t>
            </w:r>
            <w:r w:rsidRPr="003C00E9">
              <w:rPr>
                <w:rFonts w:hint="eastAsia"/>
                <w:bCs/>
                <w:sz w:val="20"/>
              </w:rPr>
              <w:t>1</w:t>
            </w:r>
            <w:r w:rsidRPr="003C00E9">
              <w:rPr>
                <w:rFonts w:hint="eastAsia"/>
                <w:bCs/>
                <w:sz w:val="20"/>
              </w:rPr>
              <w:t>分単位で計算し、</w:t>
            </w:r>
            <w:r w:rsidRPr="003C00E9">
              <w:rPr>
                <w:rFonts w:hint="eastAsia"/>
                <w:bCs/>
              </w:rPr>
              <w:t>月間合計就業時間が１時間に満たない部分に対する計算は下記とする。</w:t>
            </w:r>
          </w:p>
          <w:p w14:paraId="6B2D5686" w14:textId="77777777" w:rsidR="00853397" w:rsidRPr="003C00E9" w:rsidRDefault="00853397" w:rsidP="002528A0">
            <w:pPr>
              <w:ind w:left="525"/>
              <w:rPr>
                <w:bCs/>
              </w:rPr>
            </w:pPr>
            <w:r w:rsidRPr="003C00E9">
              <w:rPr>
                <w:rFonts w:hint="eastAsia"/>
                <w:bCs/>
              </w:rPr>
              <w:tab/>
              <w:t>0</w:t>
            </w:r>
            <w:r w:rsidRPr="003C00E9">
              <w:rPr>
                <w:rFonts w:hint="eastAsia"/>
                <w:bCs/>
              </w:rPr>
              <w:t>～</w:t>
            </w:r>
            <w:r w:rsidRPr="003C00E9">
              <w:rPr>
                <w:rFonts w:hint="eastAsia"/>
                <w:bCs/>
              </w:rPr>
              <w:t>14</w:t>
            </w:r>
            <w:r w:rsidRPr="003C00E9">
              <w:rPr>
                <w:rFonts w:hint="eastAsia"/>
                <w:bCs/>
              </w:rPr>
              <w:t>分</w:t>
            </w:r>
            <w:r w:rsidRPr="003C00E9">
              <w:rPr>
                <w:rFonts w:hint="eastAsia"/>
                <w:bCs/>
              </w:rPr>
              <w:t>:0</w:t>
            </w:r>
            <w:r w:rsidRPr="003C00E9">
              <w:rPr>
                <w:rFonts w:hint="eastAsia"/>
                <w:bCs/>
              </w:rPr>
              <w:t>分</w:t>
            </w:r>
            <w:r w:rsidRPr="003C00E9">
              <w:rPr>
                <w:rFonts w:hint="eastAsia"/>
                <w:bCs/>
              </w:rPr>
              <w:t xml:space="preserve"> 15</w:t>
            </w:r>
            <w:r w:rsidRPr="003C00E9">
              <w:rPr>
                <w:rFonts w:hint="eastAsia"/>
                <w:bCs/>
              </w:rPr>
              <w:t>分</w:t>
            </w:r>
            <w:r w:rsidRPr="003C00E9">
              <w:rPr>
                <w:rFonts w:hint="eastAsia"/>
                <w:bCs/>
              </w:rPr>
              <w:t>:15</w:t>
            </w:r>
            <w:r w:rsidRPr="003C00E9">
              <w:rPr>
                <w:rFonts w:hint="eastAsia"/>
                <w:bCs/>
              </w:rPr>
              <w:t>分</w:t>
            </w:r>
            <w:r w:rsidRPr="003C00E9">
              <w:rPr>
                <w:rFonts w:hint="eastAsia"/>
                <w:bCs/>
              </w:rPr>
              <w:t xml:space="preserve"> 16</w:t>
            </w:r>
            <w:r w:rsidRPr="003C00E9">
              <w:rPr>
                <w:rFonts w:hint="eastAsia"/>
                <w:bCs/>
              </w:rPr>
              <w:t>～</w:t>
            </w:r>
            <w:r w:rsidRPr="003C00E9">
              <w:rPr>
                <w:rFonts w:hint="eastAsia"/>
                <w:bCs/>
              </w:rPr>
              <w:t>44</w:t>
            </w:r>
            <w:r w:rsidRPr="003C00E9">
              <w:rPr>
                <w:rFonts w:hint="eastAsia"/>
                <w:bCs/>
              </w:rPr>
              <w:t>分</w:t>
            </w:r>
            <w:r w:rsidRPr="003C00E9">
              <w:rPr>
                <w:rFonts w:hint="eastAsia"/>
                <w:bCs/>
              </w:rPr>
              <w:t>:30</w:t>
            </w:r>
            <w:r w:rsidRPr="003C00E9">
              <w:rPr>
                <w:rFonts w:hint="eastAsia"/>
                <w:bCs/>
              </w:rPr>
              <w:t xml:space="preserve">分　</w:t>
            </w:r>
            <w:r w:rsidRPr="003C00E9">
              <w:rPr>
                <w:rFonts w:hint="eastAsia"/>
                <w:bCs/>
              </w:rPr>
              <w:t>45</w:t>
            </w:r>
            <w:r w:rsidRPr="003C00E9">
              <w:rPr>
                <w:rFonts w:hint="eastAsia"/>
                <w:bCs/>
              </w:rPr>
              <w:t>分</w:t>
            </w:r>
            <w:r w:rsidRPr="003C00E9">
              <w:rPr>
                <w:rFonts w:hint="eastAsia"/>
                <w:bCs/>
              </w:rPr>
              <w:t>:45</w:t>
            </w:r>
            <w:r w:rsidRPr="003C00E9">
              <w:rPr>
                <w:rFonts w:hint="eastAsia"/>
                <w:bCs/>
              </w:rPr>
              <w:t>分</w:t>
            </w:r>
            <w:r w:rsidRPr="003C00E9">
              <w:rPr>
                <w:rFonts w:hint="eastAsia"/>
                <w:bCs/>
              </w:rPr>
              <w:t>46</w:t>
            </w:r>
            <w:r w:rsidRPr="003C00E9">
              <w:rPr>
                <w:rFonts w:hint="eastAsia"/>
                <w:bCs/>
              </w:rPr>
              <w:t>～</w:t>
            </w:r>
            <w:r w:rsidRPr="003C00E9">
              <w:rPr>
                <w:rFonts w:hint="eastAsia"/>
                <w:bCs/>
              </w:rPr>
              <w:t>59</w:t>
            </w:r>
            <w:r w:rsidRPr="003C00E9">
              <w:rPr>
                <w:rFonts w:hint="eastAsia"/>
                <w:bCs/>
              </w:rPr>
              <w:t>分：</w:t>
            </w:r>
            <w:r w:rsidRPr="003C00E9">
              <w:rPr>
                <w:rFonts w:hint="eastAsia"/>
                <w:bCs/>
              </w:rPr>
              <w:t>1</w:t>
            </w:r>
            <w:r w:rsidRPr="003C00E9">
              <w:rPr>
                <w:rFonts w:hint="eastAsia"/>
                <w:bCs/>
              </w:rPr>
              <w:t>時間</w:t>
            </w:r>
          </w:p>
          <w:p w14:paraId="455D379C" w14:textId="77777777" w:rsidR="00853397" w:rsidRPr="003C00E9" w:rsidRDefault="00853397" w:rsidP="002528A0">
            <w:pPr>
              <w:ind w:leftChars="100" w:left="2410" w:hangingChars="1100" w:hanging="2200"/>
              <w:rPr>
                <w:bCs/>
                <w:sz w:val="20"/>
              </w:rPr>
            </w:pPr>
            <w:r w:rsidRPr="003C00E9">
              <w:rPr>
                <w:rFonts w:hint="eastAsia"/>
                <w:bCs/>
                <w:sz w:val="20"/>
              </w:rPr>
              <w:t>２．賞与　　　　　　　支給する。額については、個人の業務内容、業務の責任の範囲、会社・組織の業績などに基づき、個人ごとに個別に決定する。</w:t>
            </w:r>
          </w:p>
          <w:p w14:paraId="242B28ED" w14:textId="77777777" w:rsidR="00853397" w:rsidRPr="003C00E9" w:rsidRDefault="00853397" w:rsidP="002528A0">
            <w:pPr>
              <w:ind w:leftChars="100" w:left="2410" w:hangingChars="1100" w:hanging="2200"/>
              <w:rPr>
                <w:bCs/>
                <w:sz w:val="20"/>
              </w:rPr>
            </w:pPr>
            <w:r w:rsidRPr="003C00E9">
              <w:rPr>
                <w:rFonts w:hint="eastAsia"/>
                <w:bCs/>
                <w:sz w:val="20"/>
              </w:rPr>
              <w:t xml:space="preserve">　　　　　　　　　　</w:t>
            </w:r>
            <w:r w:rsidRPr="003C00E9">
              <w:rPr>
                <w:rFonts w:hint="eastAsia"/>
                <w:bCs/>
                <w:sz w:val="20"/>
              </w:rPr>
              <w:t xml:space="preserve">  </w:t>
            </w:r>
            <w:r w:rsidRPr="003C00E9">
              <w:rPr>
                <w:rFonts w:hint="eastAsia"/>
                <w:bCs/>
                <w:sz w:val="20"/>
              </w:rPr>
              <w:t>※詳細はパートタイマー就業規則</w:t>
            </w:r>
            <w:r w:rsidRPr="005D01BA">
              <w:rPr>
                <w:rFonts w:hint="eastAsia"/>
                <w:bCs/>
                <w:sz w:val="20"/>
              </w:rPr>
              <w:t>第</w:t>
            </w:r>
            <w:r w:rsidRPr="005D01BA">
              <w:rPr>
                <w:rFonts w:hint="eastAsia"/>
                <w:bCs/>
                <w:sz w:val="20"/>
              </w:rPr>
              <w:t>4</w:t>
            </w:r>
            <w:r w:rsidRPr="005D01BA">
              <w:rPr>
                <w:bCs/>
                <w:sz w:val="20"/>
              </w:rPr>
              <w:t>4</w:t>
            </w:r>
            <w:r w:rsidRPr="005D01BA">
              <w:rPr>
                <w:rFonts w:hint="eastAsia"/>
                <w:bCs/>
                <w:sz w:val="20"/>
              </w:rPr>
              <w:t>条に</w:t>
            </w:r>
            <w:r w:rsidRPr="003C00E9">
              <w:rPr>
                <w:rFonts w:hint="eastAsia"/>
                <w:bCs/>
                <w:sz w:val="20"/>
              </w:rPr>
              <w:t>よる</w:t>
            </w:r>
          </w:p>
          <w:p w14:paraId="26CDC9FE" w14:textId="3FD2D661" w:rsidR="00853397" w:rsidRPr="003C00E9" w:rsidRDefault="00853397" w:rsidP="002528A0">
            <w:pPr>
              <w:ind w:leftChars="100" w:left="2410" w:hangingChars="1100" w:hanging="2200"/>
              <w:rPr>
                <w:bCs/>
                <w:sz w:val="20"/>
              </w:rPr>
            </w:pPr>
            <w:r w:rsidRPr="003C00E9">
              <w:rPr>
                <w:rFonts w:hint="eastAsia"/>
                <w:bCs/>
                <w:sz w:val="20"/>
              </w:rPr>
              <w:t xml:space="preserve">３．昇給　　　　　　</w:t>
            </w:r>
            <w:r w:rsidR="005D01BA">
              <w:rPr>
                <w:rFonts w:hint="eastAsia"/>
                <w:bCs/>
                <w:sz w:val="20"/>
              </w:rPr>
              <w:t xml:space="preserve">　</w:t>
            </w:r>
            <w:r w:rsidRPr="003C00E9">
              <w:rPr>
                <w:rFonts w:hint="eastAsia"/>
                <w:bCs/>
                <w:sz w:val="20"/>
              </w:rPr>
              <w:t>契約期間途中は原則なし</w:t>
            </w:r>
          </w:p>
          <w:p w14:paraId="3FCACA19" w14:textId="77777777" w:rsidR="00853397" w:rsidRPr="003C00E9" w:rsidRDefault="00853397" w:rsidP="005D01BA">
            <w:pPr>
              <w:ind w:firstLineChars="1200" w:firstLine="2400"/>
              <w:rPr>
                <w:bCs/>
                <w:sz w:val="20"/>
              </w:rPr>
            </w:pPr>
            <w:r w:rsidRPr="003C00E9">
              <w:rPr>
                <w:rFonts w:hint="eastAsia"/>
                <w:bCs/>
                <w:sz w:val="20"/>
              </w:rPr>
              <w:t>※なお、勤務態度、技能能力、業務成績等を勘案し契約更新時に</w:t>
            </w:r>
          </w:p>
          <w:p w14:paraId="61B7FD18" w14:textId="1677207B" w:rsidR="00853397" w:rsidRPr="003C00E9" w:rsidRDefault="00853397" w:rsidP="005D01BA">
            <w:pPr>
              <w:ind w:firstLineChars="1300" w:firstLine="2600"/>
              <w:rPr>
                <w:bCs/>
                <w:sz w:val="20"/>
              </w:rPr>
            </w:pPr>
            <w:r w:rsidRPr="003C00E9">
              <w:rPr>
                <w:rFonts w:hint="eastAsia"/>
                <w:bCs/>
                <w:sz w:val="20"/>
              </w:rPr>
              <w:t>賃金の変更可能性あり</w:t>
            </w:r>
          </w:p>
        </w:tc>
      </w:tr>
      <w:tr w:rsidR="00853397" w:rsidRPr="00384F04" w14:paraId="078295F6" w14:textId="77777777" w:rsidTr="002528A0">
        <w:trPr>
          <w:trHeight w:val="1752"/>
        </w:trPr>
        <w:tc>
          <w:tcPr>
            <w:tcW w:w="17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6CB00" w14:textId="77777777" w:rsidR="00853397" w:rsidRPr="00384F04" w:rsidRDefault="00853397" w:rsidP="002528A0">
            <w:pPr>
              <w:jc w:val="center"/>
              <w:rPr>
                <w:bCs/>
                <w:sz w:val="20"/>
              </w:rPr>
            </w:pPr>
            <w:r w:rsidRPr="00384F04">
              <w:rPr>
                <w:rFonts w:hint="eastAsia"/>
                <w:bCs/>
                <w:sz w:val="20"/>
              </w:rPr>
              <w:t>諸手当</w:t>
            </w:r>
          </w:p>
        </w:tc>
        <w:tc>
          <w:tcPr>
            <w:tcW w:w="8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AF69817" w14:textId="77777777" w:rsidR="00853397" w:rsidRPr="00384F04" w:rsidRDefault="00853397" w:rsidP="002528A0">
            <w:pPr>
              <w:ind w:left="184"/>
              <w:rPr>
                <w:bCs/>
                <w:sz w:val="20"/>
              </w:rPr>
            </w:pPr>
            <w:r w:rsidRPr="00384F04">
              <w:rPr>
                <w:rFonts w:hint="eastAsia"/>
                <w:bCs/>
                <w:sz w:val="20"/>
              </w:rPr>
              <w:t xml:space="preserve">１．通勤手当　　　</w:t>
            </w:r>
            <w:r w:rsidRPr="00384F04">
              <w:rPr>
                <w:rFonts w:hint="eastAsia"/>
                <w:bCs/>
                <w:sz w:val="20"/>
              </w:rPr>
              <w:t xml:space="preserve">  </w:t>
            </w:r>
            <w:r w:rsidRPr="00384F04">
              <w:rPr>
                <w:rFonts w:hint="eastAsia"/>
                <w:bCs/>
                <w:sz w:val="20"/>
              </w:rPr>
              <w:t>（</w:t>
            </w:r>
            <w:r w:rsidRPr="00384F04">
              <w:rPr>
                <w:rFonts w:hint="eastAsia"/>
                <w:bCs/>
                <w:sz w:val="20"/>
              </w:rPr>
              <w:t>a</w:t>
            </w:r>
            <w:r w:rsidRPr="00384F04">
              <w:rPr>
                <w:rFonts w:hint="eastAsia"/>
                <w:bCs/>
                <w:sz w:val="20"/>
              </w:rPr>
              <w:t>）実費交通費（月額</w:t>
            </w:r>
            <w:r w:rsidRPr="00384F04">
              <w:rPr>
                <w:rFonts w:hint="eastAsia"/>
                <w:bCs/>
                <w:sz w:val="20"/>
              </w:rPr>
              <w:t>15,000</w:t>
            </w:r>
            <w:r w:rsidRPr="00384F04">
              <w:rPr>
                <w:rFonts w:hint="eastAsia"/>
                <w:bCs/>
                <w:sz w:val="20"/>
              </w:rPr>
              <w:t>円を限度とする・学生の通学経路は</w:t>
            </w:r>
          </w:p>
          <w:p w14:paraId="21358313" w14:textId="77777777" w:rsidR="00853397" w:rsidRPr="00384F04" w:rsidRDefault="00853397" w:rsidP="002528A0">
            <w:pPr>
              <w:ind w:left="184" w:firstLineChars="1200" w:firstLine="2400"/>
              <w:rPr>
                <w:bCs/>
                <w:sz w:val="20"/>
              </w:rPr>
            </w:pPr>
            <w:r w:rsidRPr="00384F04">
              <w:rPr>
                <w:rFonts w:hint="eastAsia"/>
                <w:bCs/>
                <w:sz w:val="20"/>
              </w:rPr>
              <w:t>支給しない。バス利用は</w:t>
            </w:r>
            <w:r w:rsidRPr="00384F04">
              <w:rPr>
                <w:rFonts w:hint="eastAsia"/>
                <w:bCs/>
                <w:sz w:val="20"/>
              </w:rPr>
              <w:t>1.2km</w:t>
            </w:r>
            <w:r w:rsidRPr="00384F04">
              <w:rPr>
                <w:rFonts w:hint="eastAsia"/>
                <w:bCs/>
                <w:sz w:val="20"/>
              </w:rPr>
              <w:t>から）</w:t>
            </w:r>
          </w:p>
          <w:p w14:paraId="1CF225C7" w14:textId="77777777" w:rsidR="00853397" w:rsidRPr="00384F04" w:rsidRDefault="00853397" w:rsidP="002528A0">
            <w:pPr>
              <w:ind w:left="2809" w:hanging="2625"/>
              <w:rPr>
                <w:bCs/>
                <w:sz w:val="20"/>
              </w:rPr>
            </w:pPr>
            <w:r w:rsidRPr="00384F04">
              <w:rPr>
                <w:rFonts w:hint="eastAsia"/>
                <w:bCs/>
                <w:sz w:val="20"/>
              </w:rPr>
              <w:t>２．残業手当　割増率（</w:t>
            </w:r>
            <w:r w:rsidRPr="00384F04">
              <w:rPr>
                <w:rFonts w:hint="eastAsia"/>
                <w:bCs/>
                <w:sz w:val="20"/>
              </w:rPr>
              <w:t>a</w:t>
            </w:r>
            <w:r w:rsidRPr="00384F04">
              <w:rPr>
                <w:rFonts w:hint="eastAsia"/>
                <w:bCs/>
                <w:sz w:val="20"/>
              </w:rPr>
              <w:t>）実働時間７．５時間を超えない時間外労働</w:t>
            </w:r>
            <w:r w:rsidRPr="00384F04">
              <w:rPr>
                <w:rFonts w:hint="eastAsia"/>
                <w:bCs/>
                <w:sz w:val="20"/>
              </w:rPr>
              <w:t>----------</w:t>
            </w:r>
            <w:r w:rsidRPr="00384F04">
              <w:rPr>
                <w:bCs/>
                <w:sz w:val="20"/>
              </w:rPr>
              <w:t xml:space="preserve">  </w:t>
            </w:r>
            <w:r w:rsidRPr="00384F04">
              <w:rPr>
                <w:rFonts w:hint="eastAsia"/>
                <w:bCs/>
                <w:sz w:val="20"/>
              </w:rPr>
              <w:t>０</w:t>
            </w:r>
            <w:r w:rsidRPr="00384F04">
              <w:rPr>
                <w:rFonts w:hint="eastAsia"/>
                <w:bCs/>
                <w:sz w:val="20"/>
              </w:rPr>
              <w:t>%</w:t>
            </w:r>
          </w:p>
          <w:p w14:paraId="10A00DC6" w14:textId="77777777" w:rsidR="00853397" w:rsidRPr="00384F04" w:rsidRDefault="00853397" w:rsidP="002528A0">
            <w:pPr>
              <w:ind w:leftChars="50" w:left="105" w:firstLineChars="1050" w:firstLine="2100"/>
              <w:rPr>
                <w:bCs/>
                <w:sz w:val="20"/>
              </w:rPr>
            </w:pPr>
            <w:r w:rsidRPr="00384F04">
              <w:rPr>
                <w:rFonts w:hint="eastAsia"/>
                <w:bCs/>
                <w:sz w:val="20"/>
              </w:rPr>
              <w:t>（</w:t>
            </w:r>
            <w:r w:rsidRPr="00384F04">
              <w:rPr>
                <w:rFonts w:hint="eastAsia"/>
                <w:bCs/>
                <w:sz w:val="20"/>
              </w:rPr>
              <w:t>b</w:t>
            </w:r>
            <w:r w:rsidRPr="00384F04">
              <w:rPr>
                <w:rFonts w:hint="eastAsia"/>
                <w:bCs/>
                <w:sz w:val="20"/>
              </w:rPr>
              <w:t>）実働時間７．５時間を超える時間外労働</w:t>
            </w:r>
            <w:r w:rsidRPr="00384F04">
              <w:rPr>
                <w:rFonts w:hint="eastAsia"/>
                <w:bCs/>
                <w:sz w:val="20"/>
              </w:rPr>
              <w:t>-------------</w:t>
            </w:r>
            <w:r w:rsidRPr="00384F04">
              <w:rPr>
                <w:rFonts w:hint="eastAsia"/>
                <w:bCs/>
                <w:sz w:val="20"/>
              </w:rPr>
              <w:t>２５</w:t>
            </w:r>
            <w:r w:rsidRPr="00384F04">
              <w:rPr>
                <w:rFonts w:hint="eastAsia"/>
                <w:bCs/>
                <w:sz w:val="20"/>
              </w:rPr>
              <w:t>%</w:t>
            </w:r>
          </w:p>
          <w:p w14:paraId="673D2D88" w14:textId="77777777" w:rsidR="00853397" w:rsidRPr="00384F04" w:rsidRDefault="00853397" w:rsidP="002528A0">
            <w:pPr>
              <w:ind w:left="184"/>
              <w:rPr>
                <w:bCs/>
                <w:sz w:val="20"/>
              </w:rPr>
            </w:pPr>
            <w:r w:rsidRPr="00384F04">
              <w:rPr>
                <w:rFonts w:hint="eastAsia"/>
                <w:bCs/>
                <w:sz w:val="20"/>
              </w:rPr>
              <w:t>３．休日手当　割増率（</w:t>
            </w:r>
            <w:r w:rsidRPr="00384F04">
              <w:rPr>
                <w:rFonts w:hint="eastAsia"/>
                <w:bCs/>
                <w:sz w:val="20"/>
              </w:rPr>
              <w:t>a</w:t>
            </w:r>
            <w:r w:rsidRPr="00384F04">
              <w:rPr>
                <w:rFonts w:hint="eastAsia"/>
                <w:bCs/>
                <w:sz w:val="20"/>
              </w:rPr>
              <w:t>）法定外休日</w:t>
            </w:r>
            <w:r w:rsidRPr="00384F04">
              <w:rPr>
                <w:rFonts w:hint="eastAsia"/>
                <w:bCs/>
                <w:sz w:val="20"/>
              </w:rPr>
              <w:t>(</w:t>
            </w:r>
            <w:r w:rsidRPr="00384F04">
              <w:rPr>
                <w:rFonts w:hint="eastAsia"/>
                <w:bCs/>
                <w:sz w:val="20"/>
              </w:rPr>
              <w:t>会社年間休日表の休日</w:t>
            </w:r>
            <w:r w:rsidRPr="00384F04">
              <w:rPr>
                <w:rFonts w:hint="eastAsia"/>
                <w:bCs/>
                <w:sz w:val="20"/>
              </w:rPr>
              <w:t>)--------------------</w:t>
            </w:r>
            <w:r w:rsidRPr="00384F04">
              <w:rPr>
                <w:rFonts w:hint="eastAsia"/>
                <w:bCs/>
                <w:sz w:val="20"/>
              </w:rPr>
              <w:t>２５</w:t>
            </w:r>
            <w:r w:rsidRPr="00384F04">
              <w:rPr>
                <w:rFonts w:hint="eastAsia"/>
                <w:bCs/>
                <w:sz w:val="20"/>
              </w:rPr>
              <w:t>%</w:t>
            </w:r>
          </w:p>
          <w:p w14:paraId="3108BAFC" w14:textId="114C873F" w:rsidR="00853397" w:rsidRPr="00384F04" w:rsidRDefault="00853397" w:rsidP="002528A0">
            <w:pPr>
              <w:ind w:left="1879"/>
              <w:rPr>
                <w:bCs/>
                <w:sz w:val="20"/>
              </w:rPr>
            </w:pPr>
            <w:r w:rsidRPr="00384F04">
              <w:rPr>
                <w:bCs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FDB560" wp14:editId="74523873">
                      <wp:simplePos x="0" y="0"/>
                      <wp:positionH relativeFrom="column">
                        <wp:posOffset>2051685</wp:posOffset>
                      </wp:positionH>
                      <wp:positionV relativeFrom="paragraph">
                        <wp:posOffset>57150</wp:posOffset>
                      </wp:positionV>
                      <wp:extent cx="0" cy="0"/>
                      <wp:effectExtent l="9525" t="6985" r="9525" b="12065"/>
                      <wp:wrapNone/>
                      <wp:docPr id="413209292" name="直線コネクタ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30414E" id="直線コネクタ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1.55pt,4.5pt" to="161.5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EpHZyLZAAAABwEAAA8AAABkcnMvZG93bnJldi54bWxMj8FOwzAQRO9I/IO1&#10;SFyq1mkiIRriVAjIjQstiOs2XpKIeJ3Gbhv4ehY4wPFpRrNvi/XkenWkMXSeDSwXCSji2tuOGwPP&#10;22p+DSpEZIu9ZzLwQQHW5flZgbn1J36i4yY2SkY45GigjXHItQ51Sw7Dwg/Ekr350WEUHBttRzzJ&#10;uOt1miRX2mHHcqHFge5aqt83B2cgVC+0rz5n9Sx5zRpP6f7+8QGNubyYbm9ARZriXxm+9UUdSnHa&#10;+QPboHoDWZotpWpgJS9J/su7H9Zlof/7l18AAAD//wMAUEsBAi0AFAAGAAgAAAAhALaDOJL+AAAA&#10;4QEAABMAAAAAAAAAAAAAAAAAAAAAAFtDb250ZW50X1R5cGVzXS54bWxQSwECLQAUAAYACAAAACEA&#10;OP0h/9YAAACUAQAACwAAAAAAAAAAAAAAAAAvAQAAX3JlbHMvLnJlbHNQSwECLQAUAAYACAAAACEA&#10;xrCtG6cBAABCAwAADgAAAAAAAAAAAAAAAAAuAgAAZHJzL2Uyb0RvYy54bWxQSwECLQAUAAYACAAA&#10;ACEASkdnItkAAAAHAQAADwAAAAAAAAAAAAAAAAABBAAAZHJzL2Rvd25yZXYueG1sUEsFBgAAAAAE&#10;AAQA8wAAAAcFAAAAAA==&#10;"/>
                  </w:pict>
                </mc:Fallback>
              </mc:AlternateContent>
            </w:r>
            <w:r w:rsidRPr="00384F04">
              <w:rPr>
                <w:rFonts w:hint="eastAsia"/>
                <w:bCs/>
                <w:sz w:val="20"/>
              </w:rPr>
              <w:t xml:space="preserve">　</w:t>
            </w:r>
            <w:r w:rsidRPr="00384F04">
              <w:rPr>
                <w:rFonts w:hint="eastAsia"/>
                <w:bCs/>
                <w:sz w:val="20"/>
              </w:rPr>
              <w:t xml:space="preserve"> </w:t>
            </w:r>
            <w:r w:rsidRPr="00384F04">
              <w:rPr>
                <w:rFonts w:hint="eastAsia"/>
                <w:bCs/>
                <w:sz w:val="20"/>
              </w:rPr>
              <w:t>（</w:t>
            </w:r>
            <w:r w:rsidRPr="00384F04">
              <w:rPr>
                <w:rFonts w:hint="eastAsia"/>
                <w:bCs/>
                <w:sz w:val="20"/>
              </w:rPr>
              <w:t>b</w:t>
            </w:r>
            <w:r w:rsidRPr="00384F04">
              <w:rPr>
                <w:rFonts w:hint="eastAsia"/>
                <w:bCs/>
                <w:sz w:val="20"/>
              </w:rPr>
              <w:t xml:space="preserve">）法定休日　　　　　　　　　　　</w:t>
            </w:r>
            <w:r w:rsidRPr="00384F04">
              <w:rPr>
                <w:rFonts w:hint="eastAsia"/>
                <w:bCs/>
                <w:sz w:val="20"/>
              </w:rPr>
              <w:t>----------------------</w:t>
            </w:r>
            <w:r w:rsidRPr="00384F04">
              <w:rPr>
                <w:rFonts w:hint="eastAsia"/>
                <w:bCs/>
                <w:sz w:val="20"/>
              </w:rPr>
              <w:t>３５</w:t>
            </w:r>
            <w:r w:rsidRPr="00384F04">
              <w:rPr>
                <w:rFonts w:hint="eastAsia"/>
                <w:bCs/>
                <w:sz w:val="20"/>
              </w:rPr>
              <w:t>%</w:t>
            </w:r>
          </w:p>
          <w:p w14:paraId="36FA23B3" w14:textId="77777777" w:rsidR="00853397" w:rsidRPr="00384F04" w:rsidRDefault="00853397" w:rsidP="002528A0">
            <w:pPr>
              <w:ind w:left="184"/>
              <w:rPr>
                <w:bCs/>
                <w:sz w:val="20"/>
              </w:rPr>
            </w:pPr>
            <w:r w:rsidRPr="00384F04">
              <w:rPr>
                <w:rFonts w:hint="eastAsia"/>
                <w:bCs/>
                <w:sz w:val="20"/>
              </w:rPr>
              <w:t xml:space="preserve">４．深夜手当　割増率　　</w:t>
            </w:r>
            <w:r w:rsidRPr="00384F04">
              <w:rPr>
                <w:rFonts w:hint="eastAsia"/>
                <w:bCs/>
                <w:sz w:val="20"/>
              </w:rPr>
              <w:t xml:space="preserve">  ------------------------------------------------------------------</w:t>
            </w:r>
            <w:r w:rsidRPr="00384F04">
              <w:rPr>
                <w:rFonts w:hint="eastAsia"/>
                <w:bCs/>
                <w:sz w:val="20"/>
              </w:rPr>
              <w:t>２５％</w:t>
            </w:r>
          </w:p>
          <w:p w14:paraId="35384ED0" w14:textId="77777777" w:rsidR="00853397" w:rsidRPr="00384F04" w:rsidRDefault="00853397" w:rsidP="002528A0">
            <w:pPr>
              <w:ind w:left="184"/>
              <w:rPr>
                <w:bCs/>
                <w:sz w:val="20"/>
              </w:rPr>
            </w:pPr>
            <w:r w:rsidRPr="00384F04">
              <w:rPr>
                <w:rFonts w:hint="eastAsia"/>
                <w:bCs/>
                <w:sz w:val="20"/>
              </w:rPr>
              <w:t>５．６０時間超時間外勤務手当＝２５％×６０時間超時間外労働時間（法定休日除く）</w:t>
            </w:r>
          </w:p>
          <w:p w14:paraId="4C3451A9" w14:textId="77777777" w:rsidR="00853397" w:rsidRPr="00384F04" w:rsidRDefault="00853397" w:rsidP="002528A0">
            <w:pPr>
              <w:ind w:left="184"/>
              <w:rPr>
                <w:bCs/>
                <w:sz w:val="20"/>
              </w:rPr>
            </w:pPr>
            <w:r w:rsidRPr="00384F04">
              <w:rPr>
                <w:rFonts w:hint="eastAsia"/>
                <w:bCs/>
                <w:sz w:val="20"/>
              </w:rPr>
              <w:t>６．退職金　　　　　　　退職金は支給しない</w:t>
            </w:r>
          </w:p>
          <w:p w14:paraId="0E2DA0E8" w14:textId="77777777" w:rsidR="00853397" w:rsidRPr="00384F04" w:rsidRDefault="00853397" w:rsidP="002528A0">
            <w:pPr>
              <w:ind w:left="184"/>
              <w:rPr>
                <w:bCs/>
                <w:sz w:val="20"/>
              </w:rPr>
            </w:pPr>
            <w:r w:rsidRPr="00384F04">
              <w:rPr>
                <w:rFonts w:hint="eastAsia"/>
                <w:bCs/>
                <w:sz w:val="20"/>
              </w:rPr>
              <w:t>※上記は当社就業規則改正により、変更となる場合有り</w:t>
            </w:r>
          </w:p>
        </w:tc>
      </w:tr>
      <w:tr w:rsidR="00853397" w:rsidRPr="00384F04" w14:paraId="60083D85" w14:textId="77777777" w:rsidTr="002528A0">
        <w:trPr>
          <w:trHeight w:val="448"/>
        </w:trPr>
        <w:tc>
          <w:tcPr>
            <w:tcW w:w="17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FC241" w14:textId="77777777" w:rsidR="00853397" w:rsidRPr="00384F04" w:rsidRDefault="00853397" w:rsidP="002528A0">
            <w:pPr>
              <w:ind w:left="184"/>
              <w:jc w:val="center"/>
              <w:rPr>
                <w:bCs/>
                <w:sz w:val="20"/>
              </w:rPr>
            </w:pPr>
            <w:r w:rsidRPr="00384F04">
              <w:rPr>
                <w:rFonts w:hint="eastAsia"/>
                <w:bCs/>
                <w:sz w:val="20"/>
              </w:rPr>
              <w:t>賃金の支払</w:t>
            </w:r>
          </w:p>
        </w:tc>
        <w:tc>
          <w:tcPr>
            <w:tcW w:w="8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28C00D1" w14:textId="77777777" w:rsidR="00853397" w:rsidRPr="00384F04" w:rsidRDefault="00853397" w:rsidP="005D01BA">
            <w:pPr>
              <w:ind w:left="184"/>
              <w:rPr>
                <w:bCs/>
                <w:sz w:val="20"/>
              </w:rPr>
            </w:pPr>
            <w:r w:rsidRPr="00384F04">
              <w:rPr>
                <w:rFonts w:hint="eastAsia"/>
                <w:bCs/>
                <w:sz w:val="20"/>
              </w:rPr>
              <w:t>当月</w:t>
            </w:r>
            <w:r w:rsidRPr="00384F04">
              <w:rPr>
                <w:rFonts w:hint="eastAsia"/>
                <w:bCs/>
                <w:sz w:val="20"/>
              </w:rPr>
              <w:t>1</w:t>
            </w:r>
            <w:r w:rsidRPr="00384F04">
              <w:rPr>
                <w:rFonts w:hint="eastAsia"/>
                <w:bCs/>
                <w:sz w:val="20"/>
              </w:rPr>
              <w:t>日起算当月末日締、翌月</w:t>
            </w:r>
            <w:r w:rsidRPr="00384F04">
              <w:rPr>
                <w:rFonts w:hint="eastAsia"/>
                <w:bCs/>
                <w:sz w:val="20"/>
              </w:rPr>
              <w:t>15</w:t>
            </w:r>
            <w:r w:rsidRPr="00384F04">
              <w:rPr>
                <w:rFonts w:hint="eastAsia"/>
                <w:bCs/>
                <w:sz w:val="20"/>
              </w:rPr>
              <w:t>日支払</w:t>
            </w:r>
            <w:r w:rsidRPr="00384F04">
              <w:rPr>
                <w:rFonts w:hint="eastAsia"/>
                <w:bCs/>
                <w:sz w:val="20"/>
              </w:rPr>
              <w:t>(</w:t>
            </w:r>
            <w:r w:rsidRPr="005D01BA">
              <w:rPr>
                <w:rFonts w:hint="eastAsia"/>
                <w:bCs/>
                <w:sz w:val="20"/>
              </w:rPr>
              <w:t>原則振込、</w:t>
            </w:r>
            <w:r w:rsidRPr="00384F04">
              <w:rPr>
                <w:rFonts w:hint="eastAsia"/>
                <w:bCs/>
                <w:sz w:val="20"/>
              </w:rPr>
              <w:t>支給日が休日の場合その前日に支払う</w:t>
            </w:r>
            <w:r w:rsidRPr="00384F04">
              <w:rPr>
                <w:rFonts w:hint="eastAsia"/>
                <w:bCs/>
                <w:sz w:val="20"/>
              </w:rPr>
              <w:t>)</w:t>
            </w:r>
          </w:p>
        </w:tc>
      </w:tr>
      <w:tr w:rsidR="00853397" w:rsidRPr="00384F04" w14:paraId="0F3872FF" w14:textId="77777777" w:rsidTr="002528A0">
        <w:trPr>
          <w:cantSplit/>
          <w:trHeight w:val="587"/>
        </w:trPr>
        <w:tc>
          <w:tcPr>
            <w:tcW w:w="17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D113A" w14:textId="77777777" w:rsidR="00853397" w:rsidRPr="00384F04" w:rsidRDefault="00853397" w:rsidP="002528A0">
            <w:pPr>
              <w:jc w:val="center"/>
              <w:rPr>
                <w:bCs/>
                <w:sz w:val="20"/>
              </w:rPr>
            </w:pPr>
            <w:r w:rsidRPr="00384F04">
              <w:rPr>
                <w:rFonts w:hint="eastAsia"/>
                <w:bCs/>
                <w:sz w:val="20"/>
              </w:rPr>
              <w:t>退職に関する</w:t>
            </w:r>
          </w:p>
          <w:p w14:paraId="56FAA5DA" w14:textId="77777777" w:rsidR="00853397" w:rsidRPr="00384F04" w:rsidRDefault="00853397" w:rsidP="002528A0">
            <w:pPr>
              <w:jc w:val="center"/>
              <w:rPr>
                <w:bCs/>
                <w:sz w:val="20"/>
              </w:rPr>
            </w:pPr>
            <w:r w:rsidRPr="00384F04">
              <w:rPr>
                <w:rFonts w:hint="eastAsia"/>
                <w:bCs/>
                <w:sz w:val="20"/>
              </w:rPr>
              <w:t>事項</w:t>
            </w:r>
          </w:p>
        </w:tc>
        <w:tc>
          <w:tcPr>
            <w:tcW w:w="8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B9767B" w14:textId="77777777" w:rsidR="00853397" w:rsidRPr="003C00E9" w:rsidRDefault="00853397" w:rsidP="00853397">
            <w:pPr>
              <w:numPr>
                <w:ilvl w:val="0"/>
                <w:numId w:val="1"/>
              </w:numPr>
              <w:jc w:val="left"/>
              <w:rPr>
                <w:bCs/>
                <w:sz w:val="20"/>
              </w:rPr>
            </w:pPr>
            <w:r w:rsidRPr="003C00E9">
              <w:rPr>
                <w:rFonts w:hint="eastAsia"/>
                <w:bCs/>
                <w:sz w:val="20"/>
              </w:rPr>
              <w:t>自己都合退職　　　退職する３０日以上前に届けること</w:t>
            </w:r>
          </w:p>
          <w:p w14:paraId="2E03482B" w14:textId="77777777" w:rsidR="00853397" w:rsidRPr="003C00E9" w:rsidRDefault="00853397" w:rsidP="00853397">
            <w:pPr>
              <w:numPr>
                <w:ilvl w:val="0"/>
                <w:numId w:val="1"/>
              </w:numPr>
              <w:rPr>
                <w:bCs/>
                <w:sz w:val="20"/>
              </w:rPr>
            </w:pPr>
            <w:r w:rsidRPr="003C00E9">
              <w:rPr>
                <w:rFonts w:hint="eastAsia"/>
                <w:bCs/>
                <w:sz w:val="20"/>
              </w:rPr>
              <w:t>解雇</w:t>
            </w:r>
            <w:r w:rsidRPr="005D01BA">
              <w:rPr>
                <w:rFonts w:hint="eastAsia"/>
                <w:bCs/>
                <w:sz w:val="20"/>
              </w:rPr>
              <w:t>の事由及び手続　パートタイマー就業規則第</w:t>
            </w:r>
            <w:r w:rsidRPr="005D01BA">
              <w:rPr>
                <w:rFonts w:hint="eastAsia"/>
                <w:bCs/>
                <w:sz w:val="20"/>
              </w:rPr>
              <w:t>5</w:t>
            </w:r>
            <w:r w:rsidRPr="005D01BA">
              <w:rPr>
                <w:bCs/>
                <w:sz w:val="20"/>
              </w:rPr>
              <w:t>3</w:t>
            </w:r>
            <w:r w:rsidRPr="005D01BA">
              <w:rPr>
                <w:rFonts w:hint="eastAsia"/>
                <w:bCs/>
                <w:sz w:val="20"/>
              </w:rPr>
              <w:t>条</w:t>
            </w:r>
            <w:r w:rsidRPr="003C00E9">
              <w:rPr>
                <w:rFonts w:hint="eastAsia"/>
                <w:bCs/>
                <w:sz w:val="20"/>
              </w:rPr>
              <w:t>による。</w:t>
            </w:r>
          </w:p>
          <w:p w14:paraId="4EF45A49" w14:textId="77777777" w:rsidR="00853397" w:rsidRPr="003C00E9" w:rsidRDefault="00853397" w:rsidP="00853397">
            <w:pPr>
              <w:numPr>
                <w:ilvl w:val="0"/>
                <w:numId w:val="1"/>
              </w:numPr>
              <w:rPr>
                <w:bCs/>
                <w:sz w:val="20"/>
              </w:rPr>
            </w:pPr>
            <w:r w:rsidRPr="003C00E9">
              <w:rPr>
                <w:rFonts w:hint="eastAsia"/>
                <w:bCs/>
                <w:sz w:val="20"/>
              </w:rPr>
              <w:t xml:space="preserve">雇用契約満了　　　</w:t>
            </w:r>
          </w:p>
        </w:tc>
      </w:tr>
      <w:tr w:rsidR="00853397" w:rsidRPr="00384F04" w14:paraId="27D8297F" w14:textId="77777777" w:rsidTr="002528A0">
        <w:trPr>
          <w:cantSplit/>
          <w:trHeight w:val="268"/>
        </w:trPr>
        <w:tc>
          <w:tcPr>
            <w:tcW w:w="17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05743" w14:textId="77777777" w:rsidR="00853397" w:rsidRPr="00384F04" w:rsidRDefault="00853397" w:rsidP="002528A0">
            <w:pPr>
              <w:jc w:val="center"/>
              <w:rPr>
                <w:bCs/>
                <w:sz w:val="20"/>
              </w:rPr>
            </w:pPr>
            <w:r w:rsidRPr="00384F04">
              <w:rPr>
                <w:rFonts w:hint="eastAsia"/>
                <w:bCs/>
                <w:sz w:val="20"/>
              </w:rPr>
              <w:t>その他</w:t>
            </w:r>
          </w:p>
        </w:tc>
        <w:tc>
          <w:tcPr>
            <w:tcW w:w="8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94068C7" w14:textId="77777777" w:rsidR="00853397" w:rsidRPr="003C00E9" w:rsidRDefault="00853397" w:rsidP="002528A0">
            <w:pPr>
              <w:ind w:left="184"/>
              <w:rPr>
                <w:bCs/>
                <w:sz w:val="20"/>
              </w:rPr>
            </w:pPr>
            <w:r w:rsidRPr="003C00E9">
              <w:rPr>
                <w:rFonts w:hint="eastAsia"/>
                <w:bCs/>
                <w:sz w:val="20"/>
              </w:rPr>
              <w:t>１．雇用管理の改善等に関する事項にかかる相談窓口</w:t>
            </w:r>
          </w:p>
          <w:p w14:paraId="7700600C" w14:textId="61917F3D" w:rsidR="00853397" w:rsidRPr="003C00E9" w:rsidRDefault="00853397" w:rsidP="002528A0">
            <w:pPr>
              <w:ind w:left="184" w:firstLineChars="100" w:firstLine="200"/>
              <w:rPr>
                <w:bCs/>
                <w:sz w:val="20"/>
              </w:rPr>
            </w:pPr>
            <w:r w:rsidRPr="003C00E9">
              <w:rPr>
                <w:rFonts w:hint="eastAsia"/>
                <w:bCs/>
                <w:sz w:val="20"/>
              </w:rPr>
              <w:t xml:space="preserve">　人事部　　</w:t>
            </w:r>
            <w:r w:rsidR="008A1755" w:rsidRPr="003C00E9">
              <w:rPr>
                <w:rFonts w:hint="eastAsia"/>
                <w:bCs/>
                <w:sz w:val="20"/>
              </w:rPr>
              <w:t>紺野　史紀</w:t>
            </w:r>
            <w:r w:rsidRPr="003C00E9">
              <w:rPr>
                <w:rFonts w:hint="eastAsia"/>
                <w:bCs/>
                <w:sz w:val="20"/>
              </w:rPr>
              <w:t xml:space="preserve">　　　連絡先：</w:t>
            </w:r>
            <w:r w:rsidR="001846DD" w:rsidRPr="003C00E9">
              <w:rPr>
                <w:bCs/>
                <w:kern w:val="0"/>
                <w:sz w:val="20"/>
              </w:rPr>
              <w:t>03-6737-5000</w:t>
            </w:r>
          </w:p>
          <w:p w14:paraId="6471B0AE" w14:textId="77777777" w:rsidR="00853397" w:rsidRPr="005D01BA" w:rsidRDefault="00853397" w:rsidP="002528A0">
            <w:pPr>
              <w:ind w:leftChars="100" w:left="610" w:hangingChars="200" w:hanging="400"/>
              <w:rPr>
                <w:rFonts w:ascii="ＭＳ 明朝" w:hAnsi="ＭＳ 明朝"/>
                <w:sz w:val="20"/>
              </w:rPr>
            </w:pPr>
            <w:r w:rsidRPr="003C00E9">
              <w:rPr>
                <w:rFonts w:hint="eastAsia"/>
                <w:bCs/>
                <w:sz w:val="20"/>
              </w:rPr>
              <w:t>２．</w:t>
            </w:r>
            <w:r w:rsidRPr="005D01BA">
              <w:rPr>
                <w:rFonts w:ascii="ＭＳ 明朝" w:hAnsi="ＭＳ 明朝" w:hint="eastAsia"/>
                <w:sz w:val="20"/>
              </w:rPr>
              <w:t>本契約に関する紛争については、東京地方裁判所を第一審の専属的管轄裁判所とする。</w:t>
            </w:r>
          </w:p>
          <w:p w14:paraId="2A2C860B" w14:textId="77777777" w:rsidR="004973AE" w:rsidRPr="005D01BA" w:rsidRDefault="00853397" w:rsidP="004973AE">
            <w:pPr>
              <w:ind w:firstLineChars="100" w:firstLine="200"/>
              <w:rPr>
                <w:rFonts w:ascii="ＭＳ 明朝" w:hAnsi="ＭＳ 明朝"/>
                <w:bCs/>
                <w:szCs w:val="21"/>
              </w:rPr>
            </w:pPr>
            <w:r w:rsidRPr="005D01BA">
              <w:rPr>
                <w:rFonts w:hint="eastAsia"/>
                <w:bCs/>
                <w:sz w:val="20"/>
              </w:rPr>
              <w:t>３．</w:t>
            </w:r>
            <w:r w:rsidR="004973AE" w:rsidRPr="005D01BA">
              <w:rPr>
                <w:rFonts w:ascii="ＭＳ 明朝" w:hAnsi="ＭＳ 明朝" w:hint="eastAsia"/>
                <w:bCs/>
                <w:szCs w:val="21"/>
              </w:rPr>
              <w:t>本契約締結の証として、本書を書面又は電磁的記録として作成し、</w:t>
            </w:r>
          </w:p>
          <w:p w14:paraId="091F0FA5" w14:textId="45AAEEC3" w:rsidR="004973AE" w:rsidRPr="005D01BA" w:rsidRDefault="004973AE" w:rsidP="004973AE">
            <w:pPr>
              <w:ind w:firstLineChars="300" w:firstLine="630"/>
              <w:rPr>
                <w:rFonts w:ascii="ＭＳ 明朝" w:hAnsi="ＭＳ 明朝"/>
                <w:bCs/>
                <w:szCs w:val="21"/>
              </w:rPr>
            </w:pPr>
            <w:r w:rsidRPr="005D01BA">
              <w:rPr>
                <w:rFonts w:ascii="ＭＳ 明朝" w:hAnsi="ＭＳ 明朝" w:hint="eastAsia"/>
                <w:bCs/>
                <w:szCs w:val="21"/>
              </w:rPr>
              <w:t>雇用者及び雇用契約者が合意の後、記名押印又は電子署名を施し、</w:t>
            </w:r>
          </w:p>
          <w:p w14:paraId="07A7D089" w14:textId="77777777" w:rsidR="004973AE" w:rsidRPr="005D01BA" w:rsidRDefault="004973AE" w:rsidP="004973AE">
            <w:pPr>
              <w:ind w:firstLineChars="300" w:firstLine="630"/>
              <w:rPr>
                <w:rFonts w:ascii="ＭＳ 明朝" w:hAnsi="ＭＳ 明朝"/>
                <w:bCs/>
                <w:szCs w:val="21"/>
              </w:rPr>
            </w:pPr>
            <w:r w:rsidRPr="005D01BA">
              <w:rPr>
                <w:rFonts w:ascii="ＭＳ 明朝" w:hAnsi="ＭＳ 明朝" w:hint="eastAsia"/>
                <w:bCs/>
                <w:szCs w:val="21"/>
              </w:rPr>
              <w:t>各自その書面又は電磁的記録を保管する。</w:t>
            </w:r>
          </w:p>
          <w:p w14:paraId="7893FB05" w14:textId="4BF7D5F6" w:rsidR="00853397" w:rsidRPr="003C00E9" w:rsidRDefault="00853397" w:rsidP="002528A0">
            <w:pPr>
              <w:ind w:leftChars="100" w:left="610" w:hangingChars="200" w:hanging="400"/>
              <w:rPr>
                <w:rFonts w:ascii="ＭＳ 明朝" w:hAnsi="ＭＳ 明朝"/>
                <w:color w:val="FF0000"/>
                <w:sz w:val="20"/>
              </w:rPr>
            </w:pPr>
          </w:p>
          <w:p w14:paraId="6011D9AA" w14:textId="77777777" w:rsidR="00853397" w:rsidRPr="003C00E9" w:rsidRDefault="00853397" w:rsidP="002528A0">
            <w:pPr>
              <w:ind w:left="184"/>
              <w:rPr>
                <w:bCs/>
                <w:sz w:val="20"/>
              </w:rPr>
            </w:pPr>
            <w:r w:rsidRPr="003C00E9">
              <w:rPr>
                <w:rFonts w:hint="eastAsia"/>
                <w:bCs/>
                <w:sz w:val="20"/>
              </w:rPr>
              <w:t>※その他、詳細はパートタイマー就業規則による</w:t>
            </w:r>
          </w:p>
        </w:tc>
      </w:tr>
      <w:tr w:rsidR="00853397" w:rsidRPr="00384F04" w14:paraId="7961510A" w14:textId="77777777" w:rsidTr="002528A0">
        <w:trPr>
          <w:cantSplit/>
          <w:trHeight w:val="1311"/>
        </w:trPr>
        <w:tc>
          <w:tcPr>
            <w:tcW w:w="10302" w:type="dxa"/>
            <w:gridSpan w:val="2"/>
            <w:tcBorders>
              <w:top w:val="single" w:sz="4" w:space="0" w:color="auto"/>
            </w:tcBorders>
          </w:tcPr>
          <w:p w14:paraId="2ABCC5B4" w14:textId="77777777" w:rsidR="00853397" w:rsidRPr="00384F04" w:rsidRDefault="00853397" w:rsidP="002528A0">
            <w:pPr>
              <w:ind w:left="184"/>
              <w:jc w:val="right"/>
              <w:rPr>
                <w:bCs/>
                <w:sz w:val="20"/>
              </w:rPr>
            </w:pPr>
            <w:r w:rsidRPr="00384F04">
              <w:rPr>
                <w:rFonts w:hint="eastAsia"/>
                <w:bCs/>
                <w:sz w:val="20"/>
              </w:rPr>
              <w:t xml:space="preserve">　　年　　月　　日</w:t>
            </w:r>
          </w:p>
          <w:p w14:paraId="26F958B1" w14:textId="77777777" w:rsidR="00853397" w:rsidRPr="00384F04" w:rsidRDefault="00853397" w:rsidP="002528A0">
            <w:pPr>
              <w:ind w:left="184"/>
              <w:rPr>
                <w:bCs/>
                <w:sz w:val="20"/>
              </w:rPr>
            </w:pPr>
            <w:r w:rsidRPr="00384F04">
              <w:rPr>
                <w:rFonts w:hint="eastAsia"/>
                <w:bCs/>
                <w:sz w:val="20"/>
              </w:rPr>
              <w:t>上記労働条件で契約致します。</w:t>
            </w:r>
          </w:p>
          <w:p w14:paraId="46CC5106" w14:textId="77777777" w:rsidR="00853397" w:rsidRPr="00384F04" w:rsidRDefault="00853397" w:rsidP="002528A0">
            <w:pPr>
              <w:ind w:left="184"/>
              <w:rPr>
                <w:bCs/>
                <w:sz w:val="20"/>
              </w:rPr>
            </w:pPr>
            <w:r w:rsidRPr="00384F04">
              <w:rPr>
                <w:rFonts w:hint="eastAsia"/>
                <w:bCs/>
                <w:sz w:val="20"/>
              </w:rPr>
              <w:t xml:space="preserve">　　　　　　　　　　　　　　　　　　　　　　　　労働者</w:t>
            </w:r>
          </w:p>
          <w:p w14:paraId="274D1B0A" w14:textId="77777777" w:rsidR="00853397" w:rsidRPr="00384F04" w:rsidRDefault="00853397" w:rsidP="002528A0">
            <w:pPr>
              <w:rPr>
                <w:bCs/>
                <w:sz w:val="20"/>
              </w:rPr>
            </w:pPr>
            <w:r w:rsidRPr="00384F04">
              <w:rPr>
                <w:rFonts w:hint="eastAsia"/>
                <w:bCs/>
                <w:sz w:val="20"/>
              </w:rPr>
              <w:t xml:space="preserve">　　　　　　　　　　　　　　　　　　　　　　　　</w:t>
            </w:r>
            <w:r w:rsidRPr="00384F04">
              <w:rPr>
                <w:rFonts w:hint="eastAsia"/>
                <w:bCs/>
                <w:sz w:val="20"/>
              </w:rPr>
              <w:t xml:space="preserve">      </w:t>
            </w:r>
          </w:p>
          <w:p w14:paraId="54130987" w14:textId="77777777" w:rsidR="00853397" w:rsidRPr="00384F04" w:rsidRDefault="00853397" w:rsidP="002528A0">
            <w:pPr>
              <w:ind w:left="184"/>
              <w:rPr>
                <w:bCs/>
                <w:sz w:val="20"/>
              </w:rPr>
            </w:pPr>
            <w:r w:rsidRPr="00384F04">
              <w:rPr>
                <w:rFonts w:hint="eastAsia"/>
                <w:bCs/>
                <w:sz w:val="20"/>
              </w:rPr>
              <w:t xml:space="preserve">　　　　　　　　　　　　　　　　　　　　　　　　　　　　　氏　名　　　　　　　　　　　　　　　印</w:t>
            </w:r>
          </w:p>
        </w:tc>
      </w:tr>
    </w:tbl>
    <w:p w14:paraId="256ED409" w14:textId="77777777" w:rsidR="00853397" w:rsidRPr="005D01BA" w:rsidRDefault="00853397" w:rsidP="00853397">
      <w:pPr>
        <w:rPr>
          <w:rFonts w:ascii="ＭＳ 明朝" w:hAnsi="ＭＳ 明朝"/>
          <w:b/>
          <w:bCs/>
          <w:sz w:val="19"/>
          <w:szCs w:val="19"/>
        </w:rPr>
      </w:pPr>
      <w:bookmarkStart w:id="2" w:name="_Hlk160739738"/>
      <w:r w:rsidRPr="005D01BA">
        <w:rPr>
          <w:rFonts w:ascii="ＭＳ 明朝" w:hAnsi="ＭＳ 明朝" w:hint="eastAsia"/>
          <w:b/>
          <w:bCs/>
          <w:sz w:val="19"/>
          <w:szCs w:val="19"/>
        </w:rPr>
        <w:t>就業規則を確認できる場所（社内ポータル-社内情報</w:t>
      </w:r>
      <w:r w:rsidRPr="005D01BA">
        <w:rPr>
          <w:rFonts w:ascii="ＭＳ 明朝" w:hAnsi="ＭＳ 明朝"/>
          <w:b/>
          <w:bCs/>
          <w:sz w:val="19"/>
          <w:szCs w:val="19"/>
        </w:rPr>
        <w:t>-</w:t>
      </w:r>
      <w:r w:rsidRPr="005D01BA">
        <w:rPr>
          <w:rFonts w:ascii="ＭＳ 明朝" w:hAnsi="ＭＳ 明朝" w:hint="eastAsia"/>
          <w:b/>
          <w:bCs/>
          <w:sz w:val="19"/>
          <w:szCs w:val="19"/>
        </w:rPr>
        <w:t xml:space="preserve">　＞　</w:t>
      </w:r>
      <w:proofErr w:type="spellStart"/>
      <w:r w:rsidRPr="005D01BA">
        <w:rPr>
          <w:rFonts w:ascii="ＭＳ 明朝" w:hAnsi="ＭＳ 明朝" w:hint="eastAsia"/>
          <w:b/>
          <w:bCs/>
          <w:sz w:val="19"/>
          <w:szCs w:val="19"/>
        </w:rPr>
        <w:t>s</w:t>
      </w:r>
      <w:r w:rsidRPr="005D01BA">
        <w:rPr>
          <w:rFonts w:ascii="ＭＳ 明朝" w:hAnsi="ＭＳ 明朝"/>
          <w:b/>
          <w:bCs/>
          <w:sz w:val="19"/>
          <w:szCs w:val="19"/>
        </w:rPr>
        <w:t>dc</w:t>
      </w:r>
      <w:proofErr w:type="spellEnd"/>
      <w:r w:rsidRPr="005D01BA">
        <w:rPr>
          <w:rFonts w:ascii="ＭＳ 明朝" w:hAnsi="ＭＳ 明朝" w:hint="eastAsia"/>
          <w:b/>
          <w:bCs/>
          <w:sz w:val="19"/>
          <w:szCs w:val="19"/>
        </w:rPr>
        <w:t>規程集　＞　従業員就業規則）</w:t>
      </w:r>
    </w:p>
    <w:p w14:paraId="27C92A39" w14:textId="77777777" w:rsidR="00853397" w:rsidRPr="005D01BA" w:rsidRDefault="00853397" w:rsidP="00853397">
      <w:pPr>
        <w:rPr>
          <w:rFonts w:ascii="ＭＳ 明朝" w:hAnsi="ＭＳ 明朝"/>
          <w:b/>
          <w:bCs/>
          <w:sz w:val="19"/>
          <w:szCs w:val="19"/>
        </w:rPr>
      </w:pPr>
      <w:r w:rsidRPr="005D01BA">
        <w:rPr>
          <w:rFonts w:ascii="ＭＳ 明朝" w:hAnsi="ＭＳ 明朝" w:hint="eastAsia"/>
          <w:b/>
          <w:bCs/>
          <w:sz w:val="19"/>
          <w:szCs w:val="19"/>
        </w:rPr>
        <w:t>（</w:t>
      </w:r>
      <w:r w:rsidRPr="005D01BA">
        <w:rPr>
          <w:rFonts w:ascii="ＭＳ 明朝" w:hAnsi="ＭＳ 明朝"/>
          <w:b/>
          <w:bCs/>
          <w:sz w:val="19"/>
          <w:szCs w:val="19"/>
        </w:rPr>
        <w:t>https://sdcjm365.sharepoint.com/sites/portal/corp/SitePages/SDC%E8%A6%8F%E7%A8%8B%E9%9B%86.aspx</w:t>
      </w:r>
      <w:r w:rsidRPr="005D01BA">
        <w:rPr>
          <w:rFonts w:ascii="ＭＳ 明朝" w:hAnsi="ＭＳ 明朝" w:hint="eastAsia"/>
          <w:b/>
          <w:bCs/>
          <w:sz w:val="19"/>
          <w:szCs w:val="19"/>
        </w:rPr>
        <w:t>）</w:t>
      </w:r>
    </w:p>
    <w:bookmarkEnd w:id="2"/>
    <w:p w14:paraId="6B659516" w14:textId="77777777" w:rsidR="00853397" w:rsidRPr="005D01BA" w:rsidRDefault="00853397" w:rsidP="00853397">
      <w:pPr>
        <w:rPr>
          <w:bCs/>
        </w:rPr>
      </w:pPr>
    </w:p>
    <w:p w14:paraId="3407D5D7" w14:textId="77777777" w:rsidR="00853397" w:rsidRPr="00853397" w:rsidRDefault="00853397"/>
    <w:sectPr w:rsidR="00853397" w:rsidRPr="00853397" w:rsidSect="00853397">
      <w:headerReference w:type="default" r:id="rId14"/>
      <w:pgSz w:w="11907" w:h="16840" w:code="9"/>
      <w:pgMar w:top="289" w:right="567" w:bottom="295" w:left="851" w:header="284" w:footer="284" w:gutter="0"/>
      <w:paperSrc w:first="7"/>
      <w:cols w:space="425"/>
      <w:docGrid w:type="lines" w:linePitch="28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紺野 史紀" w:date="2025-09-19T13:10:00Z" w:initials="紺野">
    <w:p w14:paraId="6C66C41A" w14:textId="77777777" w:rsidR="00190E3C" w:rsidRDefault="00190E3C" w:rsidP="00190E3C">
      <w:pPr>
        <w:pStyle w:val="ad"/>
      </w:pPr>
      <w:r>
        <w:rPr>
          <w:rStyle w:val="ac"/>
        </w:rPr>
        <w:annotationRef/>
      </w:r>
      <w:r>
        <w:rPr>
          <w:rFonts w:hint="eastAsia"/>
        </w:rPr>
        <w:t>赤字：加筆・修正をお願いします。</w:t>
      </w:r>
    </w:p>
    <w:p w14:paraId="3D7E0E42" w14:textId="77777777" w:rsidR="00190E3C" w:rsidRDefault="00190E3C" w:rsidP="00190E3C">
      <w:pPr>
        <w:pStyle w:val="ad"/>
      </w:pPr>
      <w:r>
        <w:rPr>
          <w:rFonts w:hint="eastAsia"/>
        </w:rPr>
        <w:t>青字：説明書きのため削除願います。</w:t>
      </w:r>
    </w:p>
    <w:p w14:paraId="7599B7C3" w14:textId="77777777" w:rsidR="00190E3C" w:rsidRDefault="00190E3C" w:rsidP="00190E3C">
      <w:pPr>
        <w:pStyle w:val="ad"/>
      </w:pPr>
      <w:r>
        <w:rPr>
          <w:rFonts w:hint="eastAsia"/>
        </w:rPr>
        <w:t>印刷時にはこのコメントも削除してください。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599B7C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D3C437E" w16cex:dateUtc="2025-09-19T04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599B7C3" w16cid:durableId="1D3C437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48192" w14:textId="77777777" w:rsidR="00853397" w:rsidRDefault="00853397" w:rsidP="00853397">
      <w:r>
        <w:separator/>
      </w:r>
    </w:p>
  </w:endnote>
  <w:endnote w:type="continuationSeparator" w:id="0">
    <w:p w14:paraId="7C0714DF" w14:textId="77777777" w:rsidR="00853397" w:rsidRDefault="00853397" w:rsidP="00853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CB950" w14:textId="77777777" w:rsidR="00853397" w:rsidRDefault="00853397" w:rsidP="00853397">
      <w:r>
        <w:separator/>
      </w:r>
    </w:p>
  </w:footnote>
  <w:footnote w:type="continuationSeparator" w:id="0">
    <w:p w14:paraId="399D450D" w14:textId="77777777" w:rsidR="00853397" w:rsidRDefault="00853397" w:rsidP="008533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4DFE6" w14:textId="6769EEFF" w:rsidR="00853397" w:rsidRDefault="00853397">
    <w:pPr>
      <w:pStyle w:val="aa"/>
    </w:pP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t>V</w:t>
    </w:r>
    <w:r>
      <w:rPr>
        <w:rFonts w:hint="eastAsia"/>
      </w:rPr>
      <w:t>er20</w:t>
    </w:r>
    <w:r w:rsidR="008A1755">
      <w:rPr>
        <w:rFonts w:hint="eastAsia"/>
      </w:rPr>
      <w:t>25</w:t>
    </w:r>
    <w:ins w:id="3" w:author="樋口 純也" w:date="2021-08-06T20:50:00Z">
      <w:r>
        <w:rPr>
          <w:rFonts w:hint="eastAsia"/>
        </w:rPr>
        <w:t>.</w:t>
      </w:r>
    </w:ins>
    <w:r>
      <w:rPr>
        <w:rFonts w:hint="eastAsia"/>
      </w:rPr>
      <w:t>0</w:t>
    </w:r>
    <w:r w:rsidR="005D01BA">
      <w:rPr>
        <w:rFonts w:hint="eastAsia"/>
      </w:rPr>
      <w:t>9</w:t>
    </w:r>
    <w:r>
      <w:rPr>
        <w:rFonts w:hint="eastAsia"/>
      </w:rPr>
      <w:t>.</w:t>
    </w:r>
  </w:p>
  <w:p w14:paraId="4F2FFD34" w14:textId="77777777" w:rsidR="00905E18" w:rsidRDefault="00905E1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7073E"/>
    <w:multiLevelType w:val="hybridMultilevel"/>
    <w:tmpl w:val="3B58281C"/>
    <w:lvl w:ilvl="0" w:tplc="BC36ED54">
      <w:start w:val="1"/>
      <w:numFmt w:val="decimalFullWidth"/>
      <w:lvlText w:val="%1．"/>
      <w:lvlJc w:val="left"/>
      <w:pPr>
        <w:tabs>
          <w:tab w:val="num" w:pos="604"/>
        </w:tabs>
        <w:ind w:left="604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24"/>
        </w:tabs>
        <w:ind w:left="1024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44"/>
        </w:tabs>
        <w:ind w:left="1444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64"/>
        </w:tabs>
        <w:ind w:left="1864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284"/>
        </w:tabs>
        <w:ind w:left="2284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04"/>
        </w:tabs>
        <w:ind w:left="2704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24"/>
        </w:tabs>
        <w:ind w:left="3124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44"/>
        </w:tabs>
        <w:ind w:left="3544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64"/>
        </w:tabs>
        <w:ind w:left="3964" w:hanging="420"/>
      </w:pPr>
    </w:lvl>
  </w:abstractNum>
  <w:abstractNum w:abstractNumId="1" w15:restartNumberingAfterBreak="0">
    <w:nsid w:val="7BD2090E"/>
    <w:multiLevelType w:val="hybridMultilevel"/>
    <w:tmpl w:val="8A76690A"/>
    <w:lvl w:ilvl="0" w:tplc="5DFAD150">
      <w:start w:val="1"/>
      <w:numFmt w:val="decimalFullWidth"/>
      <w:lvlText w:val="%1．"/>
      <w:lvlJc w:val="left"/>
      <w:pPr>
        <w:ind w:left="620" w:hanging="420"/>
      </w:pPr>
      <w:rPr>
        <w:rFonts w:hint="default"/>
        <w:color w:val="auto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num w:numId="1" w16cid:durableId="1016620170">
    <w:abstractNumId w:val="0"/>
  </w:num>
  <w:num w:numId="2" w16cid:durableId="59494213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紺野 史紀">
    <w15:presenceInfo w15:providerId="AD" w15:userId="S::fuminori.konno@sdcj.co.jp::fd2f94f0-9166-4028-a1ca-268327805010"/>
  </w15:person>
  <w15:person w15:author="樋口 純也">
    <w15:presenceInfo w15:providerId="AD" w15:userId="S::junya.higuchi@sdcj.co.jp::835e44d7-2610-444c-bde3-d857fcadc82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397"/>
    <w:rsid w:val="000C37DE"/>
    <w:rsid w:val="001846DD"/>
    <w:rsid w:val="00190E3C"/>
    <w:rsid w:val="003452BD"/>
    <w:rsid w:val="003A17DB"/>
    <w:rsid w:val="003C00E9"/>
    <w:rsid w:val="00483CCE"/>
    <w:rsid w:val="004973AE"/>
    <w:rsid w:val="00573ED8"/>
    <w:rsid w:val="005940A1"/>
    <w:rsid w:val="005D01BA"/>
    <w:rsid w:val="00731362"/>
    <w:rsid w:val="00853397"/>
    <w:rsid w:val="008A1755"/>
    <w:rsid w:val="00905E18"/>
    <w:rsid w:val="00AC6332"/>
    <w:rsid w:val="00BA0378"/>
    <w:rsid w:val="00C1405C"/>
    <w:rsid w:val="00E657B1"/>
    <w:rsid w:val="00F55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4:docId w14:val="72F37114"/>
  <w15:chartTrackingRefBased/>
  <w15:docId w15:val="{00FA9897-4975-419A-8969-E146E1616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3397"/>
    <w:pPr>
      <w:widowControl w:val="0"/>
      <w:spacing w:after="0" w:line="240" w:lineRule="auto"/>
      <w:jc w:val="both"/>
    </w:pPr>
    <w:rPr>
      <w:rFonts w:ascii="Century" w:eastAsia="ＭＳ 明朝" w:hAnsi="Century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5339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3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33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339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339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339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339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339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339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5339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5339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5339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533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533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533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533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533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5339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5339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53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33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533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3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533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339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5339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53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5339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5339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rsid w:val="0085339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rsid w:val="00853397"/>
    <w:rPr>
      <w:rFonts w:ascii="Century" w:eastAsia="ＭＳ 明朝" w:hAnsi="Century" w:cs="Times New Roman"/>
      <w:sz w:val="21"/>
      <w:szCs w:val="20"/>
      <w14:ligatures w14:val="none"/>
    </w:rPr>
  </w:style>
  <w:style w:type="character" w:styleId="ac">
    <w:name w:val="annotation reference"/>
    <w:rsid w:val="00853397"/>
    <w:rPr>
      <w:sz w:val="18"/>
      <w:szCs w:val="18"/>
    </w:rPr>
  </w:style>
  <w:style w:type="paragraph" w:styleId="ad">
    <w:name w:val="annotation text"/>
    <w:basedOn w:val="a"/>
    <w:link w:val="ae"/>
    <w:rsid w:val="00853397"/>
    <w:pPr>
      <w:jc w:val="left"/>
    </w:pPr>
  </w:style>
  <w:style w:type="character" w:customStyle="1" w:styleId="ae">
    <w:name w:val="コメント文字列 (文字)"/>
    <w:basedOn w:val="a0"/>
    <w:link w:val="ad"/>
    <w:rsid w:val="00853397"/>
    <w:rPr>
      <w:rFonts w:ascii="Century" w:eastAsia="ＭＳ 明朝" w:hAnsi="Century" w:cs="Times New Roman"/>
      <w:sz w:val="21"/>
      <w:szCs w:val="20"/>
      <w14:ligatures w14:val="none"/>
    </w:rPr>
  </w:style>
  <w:style w:type="paragraph" w:styleId="af">
    <w:name w:val="footer"/>
    <w:basedOn w:val="a"/>
    <w:link w:val="af0"/>
    <w:uiPriority w:val="99"/>
    <w:unhideWhenUsed/>
    <w:rsid w:val="00853397"/>
    <w:pPr>
      <w:tabs>
        <w:tab w:val="center" w:pos="4252"/>
        <w:tab w:val="right" w:pos="8504"/>
      </w:tabs>
      <w:snapToGrid w:val="0"/>
    </w:pPr>
  </w:style>
  <w:style w:type="character" w:customStyle="1" w:styleId="af0">
    <w:name w:val="フッター (文字)"/>
    <w:basedOn w:val="a0"/>
    <w:link w:val="af"/>
    <w:uiPriority w:val="99"/>
    <w:rsid w:val="00853397"/>
    <w:rPr>
      <w:rFonts w:ascii="Century" w:eastAsia="ＭＳ 明朝" w:hAnsi="Century" w:cs="Times New Roman"/>
      <w:sz w:val="21"/>
      <w:szCs w:val="20"/>
      <w14:ligatures w14:val="none"/>
    </w:rPr>
  </w:style>
  <w:style w:type="paragraph" w:styleId="af1">
    <w:name w:val="annotation subject"/>
    <w:basedOn w:val="ad"/>
    <w:next w:val="ad"/>
    <w:link w:val="af2"/>
    <w:uiPriority w:val="99"/>
    <w:semiHidden/>
    <w:unhideWhenUsed/>
    <w:rsid w:val="00573ED8"/>
    <w:rPr>
      <w:b/>
      <w:bCs/>
    </w:rPr>
  </w:style>
  <w:style w:type="character" w:customStyle="1" w:styleId="af2">
    <w:name w:val="コメント内容 (文字)"/>
    <w:basedOn w:val="ae"/>
    <w:link w:val="af1"/>
    <w:uiPriority w:val="99"/>
    <w:semiHidden/>
    <w:rsid w:val="00573ED8"/>
    <w:rPr>
      <w:rFonts w:ascii="Century" w:eastAsia="ＭＳ 明朝" w:hAnsi="Century" w:cs="Times New Roman"/>
      <w:b/>
      <w:bCs/>
      <w:sz w:val="21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2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9805D83764B9874EB4174F34971F0111" ma:contentTypeVersion="10" ma:contentTypeDescription="新しいドキュメントを作成します。" ma:contentTypeScope="" ma:versionID="65e2850ebe601e2a9b52e5b11e8dc928">
  <xsd:schema xmlns:xsd="http://www.w3.org/2001/XMLSchema" xmlns:xs="http://www.w3.org/2001/XMLSchema" xmlns:p="http://schemas.microsoft.com/office/2006/metadata/properties" xmlns:ns2="eee49854-a713-4493-beac-70def13c8353" targetNamespace="http://schemas.microsoft.com/office/2006/metadata/properties" ma:root="true" ma:fieldsID="f00b829fe8d97971f9558d46745b2e99" ns2:_="">
    <xsd:import namespace="eee49854-a713-4493-beac-70def13c83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_x5099__x8003_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e49854-a713-4493-beac-70def13c83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_x5099__x8003_" ma:index="13" nillable="true" ma:displayName="備考" ma:description="2023年4月1日～2024年3月31日" ma:format="Dropdown" ma:internalName="_x5099__x8003_">
      <xsd:simpleType>
        <xsd:restriction base="dms:Text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5099__x8003_ xmlns="eee49854-a713-4493-beac-70def13c835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E5EC3C-1A74-4CB4-9B95-BFB436F845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e49854-a713-4493-beac-70def13c83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CCD697-1936-4700-A89B-D3B2920CC64A}">
  <ds:schemaRefs>
    <ds:schemaRef ds:uri="http://schemas.microsoft.com/office/2006/metadata/properties"/>
    <ds:schemaRef ds:uri="http://schemas.microsoft.com/office/infopath/2007/PartnerControls"/>
    <ds:schemaRef ds:uri="eee49854-a713-4493-beac-70def13c8353"/>
  </ds:schemaRefs>
</ds:datastoreItem>
</file>

<file path=customXml/itemProps3.xml><?xml version="1.0" encoding="utf-8"?>
<ds:datastoreItem xmlns:ds="http://schemas.openxmlformats.org/officeDocument/2006/customXml" ds:itemID="{17E2FD25-0414-424E-A567-712FE4C6110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石田 雄大</dc:creator>
  <cp:keywords/>
  <dc:description/>
  <cp:lastModifiedBy>紺野 史紀</cp:lastModifiedBy>
  <cp:revision>4</cp:revision>
  <dcterms:created xsi:type="dcterms:W3CDTF">2025-09-19T02:22:00Z</dcterms:created>
  <dcterms:modified xsi:type="dcterms:W3CDTF">2025-09-19T04:10:00Z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0x0101009805D83764B9874EB4174F34971F0111</vt:lpwstr>
  </property>
</Properties>
</file>